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8984A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  <w:szCs w:val="28"/>
        </w:rPr>
      </w:pPr>
      <w:r w:rsidRPr="0015696D">
        <w:rPr>
          <w:rFonts w:ascii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54071624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  <w:szCs w:val="28"/>
        </w:rPr>
      </w:pPr>
      <w:r w:rsidRPr="0015696D">
        <w:rPr>
          <w:rFonts w:ascii="Times New Roman" w:hAnsi="Times New Roman" w:cs="Times New Roman"/>
          <w:sz w:val="28"/>
          <w:szCs w:val="28"/>
        </w:rPr>
        <w:t>«КИЇВСЬКИЙ ПОЛІТЕХНІЧНИЙ ІНСТИТУТ ІМЕНІ ІГОРЯ СІКОРСЬКОГО»</w:t>
      </w:r>
    </w:p>
    <w:p w14:paraId="2EE932F4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  <w:szCs w:val="28"/>
        </w:rPr>
      </w:pPr>
      <w:r w:rsidRPr="0015696D">
        <w:rPr>
          <w:rFonts w:ascii="Times New Roman" w:hAnsi="Times New Roman" w:cs="Times New Roman"/>
          <w:sz w:val="28"/>
          <w:szCs w:val="28"/>
        </w:rPr>
        <w:t>КАФЕДРА ІНФОРМАТИКИ ТА ПРОГРАМНОЇ ІНЖЕНЕРІЇ</w:t>
      </w:r>
    </w:p>
    <w:p w14:paraId="4354863E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16"/>
        </w:rPr>
      </w:pPr>
    </w:p>
    <w:p w14:paraId="1CAEDCEE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b/>
          <w:bCs/>
          <w:sz w:val="36"/>
        </w:rPr>
      </w:pPr>
      <w:r w:rsidRPr="0015696D">
        <w:rPr>
          <w:rFonts w:ascii="Times New Roman" w:hAnsi="Times New Roman" w:cs="Times New Roman"/>
          <w:b/>
          <w:bCs/>
          <w:sz w:val="36"/>
        </w:rPr>
        <w:t>КУРСОВА РОБОТА</w:t>
      </w:r>
    </w:p>
    <w:p w14:paraId="7B5E5938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  <w:u w:val="single"/>
        </w:rPr>
      </w:pPr>
      <w:r w:rsidRPr="0015696D">
        <w:rPr>
          <w:rFonts w:ascii="Times New Roman" w:hAnsi="Times New Roman" w:cs="Times New Roman"/>
          <w:sz w:val="28"/>
          <w:u w:val="single"/>
        </w:rPr>
        <w:t>з дисципліни «Аналіз даних в інформаційних системах»</w:t>
      </w:r>
    </w:p>
    <w:p w14:paraId="099F2C29" w14:textId="47A2E172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28"/>
        </w:rPr>
        <w:t>на тему: «</w:t>
      </w:r>
      <w:r>
        <w:rPr>
          <w:rFonts w:ascii="Times New Roman" w:hAnsi="Times New Roman" w:cs="Times New Roman"/>
          <w:sz w:val="28"/>
        </w:rPr>
        <w:t>Кластеризація в машинному навчанні</w:t>
      </w:r>
      <w:r w:rsidRPr="0015696D">
        <w:rPr>
          <w:rFonts w:ascii="Times New Roman" w:hAnsi="Times New Roman" w:cs="Times New Roman"/>
          <w:sz w:val="28"/>
        </w:rPr>
        <w:t>»</w:t>
      </w:r>
    </w:p>
    <w:p w14:paraId="3A6DD678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</w:rPr>
      </w:pPr>
    </w:p>
    <w:p w14:paraId="22C98E91" w14:textId="77777777" w:rsidR="0015696D" w:rsidRPr="0015696D" w:rsidRDefault="0015696D" w:rsidP="0015696D">
      <w:pPr>
        <w:ind w:left="3261" w:firstLine="992"/>
        <w:rPr>
          <w:rFonts w:ascii="Times New Roman" w:hAnsi="Times New Roman" w:cs="Times New Roman"/>
          <w:sz w:val="28"/>
        </w:rPr>
      </w:pPr>
    </w:p>
    <w:p w14:paraId="296F0367" w14:textId="77777777" w:rsidR="0015696D" w:rsidRPr="0015696D" w:rsidRDefault="0015696D" w:rsidP="0015696D">
      <w:pPr>
        <w:ind w:left="3261" w:firstLine="992"/>
        <w:rPr>
          <w:rFonts w:ascii="Times New Roman" w:hAnsi="Times New Roman" w:cs="Times New Roman"/>
          <w:sz w:val="28"/>
        </w:rPr>
      </w:pPr>
    </w:p>
    <w:p w14:paraId="22E25F23" w14:textId="77777777" w:rsidR="0015696D" w:rsidRPr="0015696D" w:rsidRDefault="0015696D" w:rsidP="0015696D">
      <w:pPr>
        <w:ind w:left="3261" w:firstLine="992"/>
        <w:rPr>
          <w:rFonts w:ascii="Times New Roman" w:hAnsi="Times New Roman" w:cs="Times New Roman"/>
          <w:sz w:val="28"/>
        </w:rPr>
      </w:pPr>
    </w:p>
    <w:p w14:paraId="61687796" w14:textId="77777777" w:rsidR="0015696D" w:rsidRPr="0015696D" w:rsidRDefault="0015696D" w:rsidP="0015696D">
      <w:pPr>
        <w:ind w:left="3261" w:firstLine="992"/>
        <w:rPr>
          <w:rFonts w:ascii="Times New Roman" w:hAnsi="Times New Roman" w:cs="Times New Roman"/>
          <w:sz w:val="28"/>
        </w:rPr>
      </w:pPr>
    </w:p>
    <w:p w14:paraId="7FC0A655" w14:textId="77777777" w:rsidR="0015696D" w:rsidRPr="0015696D" w:rsidRDefault="0015696D" w:rsidP="0015696D">
      <w:pPr>
        <w:ind w:left="3261" w:firstLine="992"/>
        <w:rPr>
          <w:rFonts w:ascii="Times New Roman" w:hAnsi="Times New Roman" w:cs="Times New Roman"/>
          <w:sz w:val="28"/>
        </w:rPr>
      </w:pPr>
    </w:p>
    <w:p w14:paraId="1CB9F9DA" w14:textId="68773FBD" w:rsidR="0015696D" w:rsidRPr="0015696D" w:rsidRDefault="0015696D" w:rsidP="0015696D">
      <w:pPr>
        <w:ind w:left="3261" w:firstLine="992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28"/>
        </w:rPr>
        <w:t>Студента  2  курсу групи</w:t>
      </w:r>
      <w:r>
        <w:rPr>
          <w:rFonts w:ascii="Times New Roman" w:hAnsi="Times New Roman" w:cs="Times New Roman"/>
          <w:sz w:val="28"/>
        </w:rPr>
        <w:t xml:space="preserve"> ІТ-02</w:t>
      </w:r>
    </w:p>
    <w:p w14:paraId="25B2D41F" w14:textId="77777777" w:rsidR="0015696D" w:rsidRPr="0015696D" w:rsidRDefault="0015696D" w:rsidP="0015696D">
      <w:pPr>
        <w:ind w:left="3544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28"/>
        </w:rPr>
        <w:t xml:space="preserve">Спеціальності: 121 </w:t>
      </w:r>
    </w:p>
    <w:p w14:paraId="58807E61" w14:textId="77777777" w:rsidR="0015696D" w:rsidRPr="0015696D" w:rsidRDefault="0015696D" w:rsidP="0015696D">
      <w:pPr>
        <w:ind w:left="3544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28"/>
        </w:rPr>
        <w:t>«Інженерія програмного забезпечення»</w:t>
      </w:r>
    </w:p>
    <w:p w14:paraId="547D3644" w14:textId="6520C5E2" w:rsidR="0015696D" w:rsidRPr="0015696D" w:rsidRDefault="0015696D" w:rsidP="0015696D">
      <w:pPr>
        <w:ind w:left="3544"/>
        <w:rPr>
          <w:rFonts w:ascii="Times New Roman" w:hAnsi="Times New Roman" w:cs="Times New Roman"/>
          <w:sz w:val="28"/>
          <w:u w:val="single"/>
        </w:rPr>
      </w:pPr>
      <w:proofErr w:type="spellStart"/>
      <w:r>
        <w:rPr>
          <w:rFonts w:ascii="Times New Roman" w:hAnsi="Times New Roman" w:cs="Times New Roman"/>
          <w:sz w:val="28"/>
          <w:u w:val="single"/>
        </w:rPr>
        <w:t>Підгорного</w:t>
      </w:r>
      <w:proofErr w:type="spellEnd"/>
      <w:r>
        <w:rPr>
          <w:rFonts w:ascii="Times New Roman" w:hAnsi="Times New Roman" w:cs="Times New Roman"/>
          <w:sz w:val="28"/>
          <w:u w:val="single"/>
        </w:rPr>
        <w:t xml:space="preserve"> Владислава</w:t>
      </w:r>
    </w:p>
    <w:p w14:paraId="62979F2D" w14:textId="77777777" w:rsidR="0015696D" w:rsidRPr="0015696D" w:rsidRDefault="0015696D" w:rsidP="0015696D">
      <w:pPr>
        <w:ind w:left="3544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16"/>
        </w:rPr>
        <w:t xml:space="preserve"> </w:t>
      </w:r>
    </w:p>
    <w:p w14:paraId="6DC25E55" w14:textId="77777777" w:rsidR="0015696D" w:rsidRPr="0015696D" w:rsidRDefault="0015696D" w:rsidP="0015696D">
      <w:pPr>
        <w:ind w:firstLine="4253"/>
        <w:rPr>
          <w:rFonts w:ascii="Times New Roman" w:hAnsi="Times New Roman" w:cs="Times New Roman"/>
          <w:sz w:val="16"/>
        </w:rPr>
      </w:pPr>
      <w:r w:rsidRPr="0015696D">
        <w:rPr>
          <w:rFonts w:ascii="Times New Roman" w:hAnsi="Times New Roman" w:cs="Times New Roman"/>
          <w:color w:val="000000"/>
          <w:sz w:val="28"/>
          <w:szCs w:val="28"/>
          <w:lang w:eastAsia="ar-SA"/>
        </w:rPr>
        <w:t>«ПРИЙНЯВ» з оцінкою</w:t>
      </w:r>
    </w:p>
    <w:p w14:paraId="54A9CCAD" w14:textId="77777777" w:rsidR="0015696D" w:rsidRPr="0015696D" w:rsidRDefault="0015696D" w:rsidP="0015696D">
      <w:pPr>
        <w:ind w:left="3544"/>
        <w:rPr>
          <w:rFonts w:ascii="Times New Roman" w:hAnsi="Times New Roman" w:cs="Times New Roman"/>
          <w:sz w:val="28"/>
          <w:lang w:val="ru-RU"/>
        </w:rPr>
      </w:pPr>
      <w:r w:rsidRPr="0015696D">
        <w:rPr>
          <w:rFonts w:ascii="Times New Roman" w:hAnsi="Times New Roman" w:cs="Times New Roman"/>
          <w:color w:val="000000"/>
          <w:sz w:val="28"/>
          <w:szCs w:val="28"/>
          <w:lang w:eastAsia="ar-SA"/>
        </w:rPr>
        <w:t>___________________________________</w:t>
      </w:r>
    </w:p>
    <w:p w14:paraId="111DF4F9" w14:textId="77777777" w:rsidR="0015696D" w:rsidRPr="0015696D" w:rsidRDefault="0015696D" w:rsidP="0015696D">
      <w:pPr>
        <w:ind w:left="3544"/>
        <w:rPr>
          <w:rFonts w:ascii="Times New Roman" w:hAnsi="Times New Roman" w:cs="Times New Roman"/>
          <w:color w:val="000000"/>
          <w:sz w:val="28"/>
          <w:szCs w:val="28"/>
          <w:lang w:eastAsia="ar-SA"/>
        </w:rPr>
      </w:pPr>
      <w:r w:rsidRPr="0015696D">
        <w:rPr>
          <w:rFonts w:ascii="Times New Roman" w:hAnsi="Times New Roman" w:cs="Times New Roman"/>
          <w:color w:val="000000"/>
          <w:sz w:val="28"/>
          <w:szCs w:val="28"/>
          <w:lang w:eastAsia="ar-SA"/>
        </w:rPr>
        <w:t xml:space="preserve">доц. </w:t>
      </w:r>
      <w:proofErr w:type="spellStart"/>
      <w:r w:rsidRPr="0015696D">
        <w:rPr>
          <w:rFonts w:ascii="Times New Roman" w:hAnsi="Times New Roman" w:cs="Times New Roman"/>
          <w:color w:val="000000"/>
          <w:sz w:val="28"/>
          <w:szCs w:val="28"/>
          <w:lang w:eastAsia="ar-SA"/>
        </w:rPr>
        <w:t>Ліхоузова</w:t>
      </w:r>
      <w:proofErr w:type="spellEnd"/>
      <w:r w:rsidRPr="0015696D">
        <w:rPr>
          <w:rFonts w:ascii="Times New Roman" w:hAnsi="Times New Roman" w:cs="Times New Roman"/>
          <w:color w:val="000000"/>
          <w:sz w:val="28"/>
          <w:szCs w:val="28"/>
          <w:lang w:eastAsia="ar-SA"/>
        </w:rPr>
        <w:t xml:space="preserve"> Т.А. / доц. Олійник Ю.О.</w:t>
      </w:r>
    </w:p>
    <w:p w14:paraId="454BAC0E" w14:textId="77777777" w:rsidR="0015696D" w:rsidRPr="0015696D" w:rsidRDefault="0015696D" w:rsidP="0015696D">
      <w:pPr>
        <w:spacing w:line="240" w:lineRule="auto"/>
        <w:ind w:left="4536" w:hanging="280"/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</w:pPr>
    </w:p>
    <w:p w14:paraId="03146663" w14:textId="77777777" w:rsidR="0015696D" w:rsidRPr="0015696D" w:rsidRDefault="0015696D" w:rsidP="0015696D">
      <w:pPr>
        <w:spacing w:line="240" w:lineRule="auto"/>
        <w:ind w:left="4536" w:hanging="28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5696D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>_____________________________________</w:t>
      </w:r>
    </w:p>
    <w:p w14:paraId="40A89A83" w14:textId="77777777" w:rsidR="0015696D" w:rsidRPr="0015696D" w:rsidRDefault="0015696D" w:rsidP="0015696D">
      <w:pPr>
        <w:spacing w:line="240" w:lineRule="auto"/>
        <w:ind w:left="4536" w:hanging="280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5696D">
        <w:rPr>
          <w:rFonts w:ascii="Times New Roman" w:eastAsia="Times New Roman" w:hAnsi="Times New Roman" w:cs="Times New Roman"/>
          <w:color w:val="000000"/>
          <w:sz w:val="20"/>
          <w:szCs w:val="20"/>
          <w:lang w:eastAsia="uk-UA"/>
        </w:rPr>
        <w:t>Підпис                    Дата</w:t>
      </w:r>
    </w:p>
    <w:p w14:paraId="1F3C766D" w14:textId="77777777" w:rsidR="0015696D" w:rsidRPr="0015696D" w:rsidRDefault="0015696D" w:rsidP="0015696D">
      <w:pPr>
        <w:ind w:left="3544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28"/>
        </w:rPr>
        <w:t xml:space="preserve"> </w:t>
      </w:r>
    </w:p>
    <w:p w14:paraId="6D97EE1D" w14:textId="77777777" w:rsidR="0015696D" w:rsidRPr="0015696D" w:rsidRDefault="0015696D" w:rsidP="0015696D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14:paraId="7896C96A" w14:textId="77777777" w:rsidR="0015696D" w:rsidRPr="0015696D" w:rsidRDefault="0015696D" w:rsidP="0015696D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</w:pPr>
    </w:p>
    <w:p w14:paraId="4BB9E384" w14:textId="77777777" w:rsidR="0015696D" w:rsidRPr="0015696D" w:rsidRDefault="0015696D" w:rsidP="0015696D">
      <w:pPr>
        <w:spacing w:before="240" w:after="240"/>
        <w:jc w:val="center"/>
        <w:rPr>
          <w:rFonts w:ascii="Times New Roman" w:hAnsi="Times New Roman" w:cs="Times New Roman"/>
          <w:sz w:val="28"/>
          <w:szCs w:val="28"/>
        </w:rPr>
        <w:sectPr w:rsidR="0015696D" w:rsidRPr="0015696D" w:rsidSect="00EF3AB9">
          <w:footerReference w:type="default" r:id="rId9"/>
          <w:pgSz w:w="11906" w:h="16838"/>
          <w:pgMar w:top="851" w:right="851" w:bottom="851" w:left="1418" w:header="709" w:footer="709" w:gutter="0"/>
          <w:cols w:space="708"/>
          <w:titlePg/>
          <w:docGrid w:linePitch="381"/>
        </w:sectPr>
      </w:pPr>
      <w:r w:rsidRPr="0015696D">
        <w:rPr>
          <w:rFonts w:ascii="Times New Roman" w:hAnsi="Times New Roman" w:cs="Times New Roman"/>
          <w:sz w:val="28"/>
          <w:szCs w:val="28"/>
        </w:rPr>
        <w:t>Київ - 2022 рік</w:t>
      </w:r>
    </w:p>
    <w:p w14:paraId="355A0A1B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8"/>
        </w:rPr>
      </w:pPr>
      <w:r w:rsidRPr="0015696D">
        <w:rPr>
          <w:rFonts w:ascii="Times New Roman" w:hAnsi="Times New Roman" w:cs="Times New Roman"/>
          <w:sz w:val="28"/>
        </w:rPr>
        <w:lastRenderedPageBreak/>
        <w:t>Національний технічний університет України “КПІ ім. Ігоря Сікорського”</w:t>
      </w:r>
    </w:p>
    <w:p w14:paraId="5A428EC4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696D">
        <w:rPr>
          <w:rFonts w:ascii="Times New Roman" w:hAnsi="Times New Roman" w:cs="Times New Roman"/>
          <w:sz w:val="24"/>
          <w:szCs w:val="24"/>
        </w:rPr>
        <w:t>Кафедра інформатики та програмної інженерії</w:t>
      </w:r>
    </w:p>
    <w:p w14:paraId="466BD0B1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15696D">
        <w:rPr>
          <w:rFonts w:ascii="Times New Roman" w:hAnsi="Times New Roman" w:cs="Times New Roman"/>
          <w:sz w:val="24"/>
          <w:szCs w:val="24"/>
        </w:rPr>
        <w:t xml:space="preserve">Дисципліна  </w:t>
      </w:r>
      <w:r w:rsidRPr="0015696D">
        <w:rPr>
          <w:rFonts w:ascii="Times New Roman" w:hAnsi="Times New Roman" w:cs="Times New Roman"/>
          <w:sz w:val="24"/>
          <w:szCs w:val="24"/>
          <w:u w:val="single"/>
        </w:rPr>
        <w:t xml:space="preserve">Аналіз даних в інформаційно-управляючих системах </w:t>
      </w:r>
    </w:p>
    <w:p w14:paraId="3131E7D3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4"/>
          <w:szCs w:val="24"/>
        </w:rPr>
      </w:pPr>
      <w:r w:rsidRPr="0015696D">
        <w:rPr>
          <w:rFonts w:ascii="Times New Roman" w:hAnsi="Times New Roman" w:cs="Times New Roman"/>
          <w:sz w:val="24"/>
          <w:szCs w:val="24"/>
        </w:rPr>
        <w:t>Спеціальність 121 "Інженерія програмного забезпечення"</w:t>
      </w:r>
    </w:p>
    <w:p w14:paraId="6297551A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A8C346" w14:textId="165B9DBC" w:rsidR="0015696D" w:rsidRPr="0015696D" w:rsidRDefault="0015696D" w:rsidP="0015696D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15696D">
        <w:rPr>
          <w:rFonts w:ascii="Times New Roman" w:hAnsi="Times New Roman" w:cs="Times New Roman"/>
          <w:sz w:val="24"/>
          <w:szCs w:val="24"/>
        </w:rPr>
        <w:t xml:space="preserve">Курс </w:t>
      </w:r>
      <w:r w:rsidRPr="0015696D">
        <w:rPr>
          <w:rFonts w:ascii="Times New Roman" w:hAnsi="Times New Roman" w:cs="Times New Roman"/>
          <w:sz w:val="24"/>
          <w:szCs w:val="24"/>
          <w:u w:val="single"/>
        </w:rPr>
        <w:t xml:space="preserve"> 2        </w:t>
      </w:r>
      <w:r w:rsidRPr="0015696D">
        <w:rPr>
          <w:rFonts w:ascii="Times New Roman" w:hAnsi="Times New Roman" w:cs="Times New Roman"/>
          <w:sz w:val="24"/>
          <w:szCs w:val="24"/>
        </w:rPr>
        <w:t xml:space="preserve">Група </w:t>
      </w:r>
      <w:r w:rsidRPr="0015696D">
        <w:rPr>
          <w:rFonts w:ascii="Times New Roman" w:hAnsi="Times New Roman" w:cs="Times New Roman"/>
          <w:sz w:val="24"/>
          <w:szCs w:val="24"/>
          <w:u w:val="single"/>
        </w:rPr>
        <w:t xml:space="preserve">         І</w:t>
      </w:r>
      <w:r>
        <w:rPr>
          <w:rFonts w:ascii="Times New Roman" w:hAnsi="Times New Roman" w:cs="Times New Roman"/>
          <w:sz w:val="24"/>
          <w:szCs w:val="24"/>
          <w:u w:val="single"/>
        </w:rPr>
        <w:t>Т-02</w:t>
      </w:r>
      <w:r w:rsidRPr="0015696D">
        <w:rPr>
          <w:rFonts w:ascii="Times New Roman" w:hAnsi="Times New Roman" w:cs="Times New Roman"/>
          <w:sz w:val="24"/>
          <w:szCs w:val="24"/>
          <w:u w:val="single"/>
        </w:rPr>
        <w:t xml:space="preserve">          </w:t>
      </w:r>
      <w:r w:rsidRPr="0015696D">
        <w:rPr>
          <w:rFonts w:ascii="Times New Roman" w:hAnsi="Times New Roman" w:cs="Times New Roman"/>
          <w:sz w:val="24"/>
          <w:szCs w:val="24"/>
        </w:rPr>
        <w:tab/>
      </w:r>
      <w:r w:rsidRPr="0015696D">
        <w:rPr>
          <w:rFonts w:ascii="Times New Roman" w:hAnsi="Times New Roman" w:cs="Times New Roman"/>
          <w:sz w:val="24"/>
          <w:szCs w:val="24"/>
        </w:rPr>
        <w:tab/>
      </w:r>
      <w:r w:rsidRPr="0015696D">
        <w:rPr>
          <w:rFonts w:ascii="Times New Roman" w:hAnsi="Times New Roman" w:cs="Times New Roman"/>
          <w:sz w:val="24"/>
          <w:szCs w:val="24"/>
        </w:rPr>
        <w:tab/>
      </w:r>
      <w:r w:rsidRPr="0015696D">
        <w:rPr>
          <w:rFonts w:ascii="Times New Roman" w:hAnsi="Times New Roman" w:cs="Times New Roman"/>
          <w:sz w:val="24"/>
          <w:szCs w:val="24"/>
        </w:rPr>
        <w:tab/>
        <w:t xml:space="preserve">Семестр </w:t>
      </w:r>
      <w:r w:rsidRPr="0015696D">
        <w:rPr>
          <w:rFonts w:ascii="Times New Roman" w:hAnsi="Times New Roman" w:cs="Times New Roman"/>
          <w:sz w:val="24"/>
          <w:szCs w:val="24"/>
          <w:u w:val="single"/>
        </w:rPr>
        <w:t xml:space="preserve"> 4</w:t>
      </w:r>
    </w:p>
    <w:p w14:paraId="7F5845CB" w14:textId="77777777" w:rsidR="0015696D" w:rsidRPr="0015696D" w:rsidRDefault="0015696D" w:rsidP="0015696D">
      <w:pPr>
        <w:rPr>
          <w:rFonts w:ascii="Times New Roman" w:hAnsi="Times New Roman" w:cs="Times New Roman"/>
          <w:u w:val="single"/>
        </w:rPr>
      </w:pPr>
    </w:p>
    <w:p w14:paraId="787A7620" w14:textId="77777777" w:rsidR="0015696D" w:rsidRPr="0015696D" w:rsidRDefault="0015696D" w:rsidP="0015696D">
      <w:pPr>
        <w:ind w:hanging="142"/>
        <w:jc w:val="center"/>
        <w:rPr>
          <w:rFonts w:ascii="Times New Roman" w:hAnsi="Times New Roman" w:cs="Times New Roman"/>
          <w:b/>
          <w:sz w:val="28"/>
        </w:rPr>
      </w:pPr>
      <w:r w:rsidRPr="0015696D">
        <w:rPr>
          <w:rFonts w:ascii="Times New Roman" w:hAnsi="Times New Roman" w:cs="Times New Roman"/>
          <w:b/>
          <w:sz w:val="28"/>
        </w:rPr>
        <w:t>ЗАВДАННЯ</w:t>
      </w:r>
    </w:p>
    <w:p w14:paraId="0D12B3B9" w14:textId="77777777" w:rsidR="0015696D" w:rsidRPr="0015696D" w:rsidRDefault="0015696D" w:rsidP="0015696D">
      <w:pPr>
        <w:ind w:hanging="142"/>
        <w:jc w:val="center"/>
        <w:rPr>
          <w:rFonts w:ascii="Times New Roman" w:hAnsi="Times New Roman" w:cs="Times New Roman"/>
          <w:b/>
          <w:sz w:val="28"/>
        </w:rPr>
      </w:pPr>
      <w:r w:rsidRPr="0015696D">
        <w:rPr>
          <w:rFonts w:ascii="Times New Roman" w:hAnsi="Times New Roman" w:cs="Times New Roman"/>
          <w:b/>
          <w:sz w:val="28"/>
        </w:rPr>
        <w:t>на курсову роботу студента</w:t>
      </w:r>
    </w:p>
    <w:tbl>
      <w:tblPr>
        <w:tblStyle w:val="10"/>
        <w:tblW w:w="9739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739"/>
      </w:tblGrid>
      <w:tr w:rsidR="0015696D" w:rsidRPr="0015696D" w14:paraId="165AE1C5" w14:textId="77777777" w:rsidTr="0053172F">
        <w:trPr>
          <w:trHeight w:val="636"/>
        </w:trPr>
        <w:tc>
          <w:tcPr>
            <w:tcW w:w="9739" w:type="dxa"/>
          </w:tcPr>
          <w:p w14:paraId="21856AB2" w14:textId="53BFCACC" w:rsidR="0015696D" w:rsidRPr="0015696D" w:rsidRDefault="0015696D" w:rsidP="0015696D">
            <w:pPr>
              <w:spacing w:line="360" w:lineRule="auto"/>
              <w:jc w:val="center"/>
              <w:rPr>
                <w:rFonts w:ascii="Times New Roman" w:hAnsi="Times New Roman"/>
                <w:sz w:val="28"/>
                <w:lang w:val="ru-RU"/>
              </w:rPr>
            </w:pPr>
            <w:proofErr w:type="spellStart"/>
            <w:r>
              <w:rPr>
                <w:rFonts w:ascii="Times New Roman" w:hAnsi="Times New Roman"/>
                <w:sz w:val="28"/>
                <w:lang w:val="ru-RU"/>
              </w:rPr>
              <w:t>Підгорного</w:t>
            </w:r>
            <w:proofErr w:type="spellEnd"/>
            <w:r>
              <w:rPr>
                <w:rFonts w:ascii="Times New Roman" w:hAnsi="Times New Roman"/>
                <w:sz w:val="28"/>
                <w:lang w:val="ru-RU"/>
              </w:rPr>
              <w:t xml:space="preserve"> Владислава</w:t>
            </w:r>
          </w:p>
        </w:tc>
      </w:tr>
    </w:tbl>
    <w:p w14:paraId="3793F166" w14:textId="77777777" w:rsidR="0015696D" w:rsidRPr="0015696D" w:rsidRDefault="0015696D" w:rsidP="0015696D">
      <w:pPr>
        <w:rPr>
          <w:rFonts w:ascii="Times New Roman" w:hAnsi="Times New Roman" w:cs="Times New Roman"/>
        </w:rPr>
      </w:pPr>
    </w:p>
    <w:tbl>
      <w:tblPr>
        <w:tblStyle w:val="10"/>
        <w:tblW w:w="9757" w:type="dxa"/>
        <w:tblLook w:val="04A0" w:firstRow="1" w:lastRow="0" w:firstColumn="1" w:lastColumn="0" w:noHBand="0" w:noVBand="1"/>
      </w:tblPr>
      <w:tblGrid>
        <w:gridCol w:w="1790"/>
        <w:gridCol w:w="7967"/>
      </w:tblGrid>
      <w:tr w:rsidR="0015696D" w:rsidRPr="0015696D" w14:paraId="06DF353F" w14:textId="77777777" w:rsidTr="0053172F">
        <w:trPr>
          <w:trHeight w:val="383"/>
        </w:trPr>
        <w:tc>
          <w:tcPr>
            <w:tcW w:w="1790" w:type="dxa"/>
            <w:tcBorders>
              <w:top w:val="nil"/>
              <w:left w:val="nil"/>
              <w:bottom w:val="nil"/>
              <w:right w:val="nil"/>
            </w:tcBorders>
          </w:tcPr>
          <w:p w14:paraId="41A09DB0" w14:textId="77777777" w:rsidR="0015696D" w:rsidRPr="00D85E19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D85E1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1.Тема роботи</w:t>
            </w:r>
          </w:p>
        </w:tc>
        <w:tc>
          <w:tcPr>
            <w:tcW w:w="7967" w:type="dxa"/>
            <w:tcBorders>
              <w:top w:val="nil"/>
              <w:left w:val="nil"/>
              <w:right w:val="nil"/>
            </w:tcBorders>
          </w:tcPr>
          <w:p w14:paraId="49CE354A" w14:textId="5D6CC25C" w:rsidR="0015696D" w:rsidRPr="0015696D" w:rsidRDefault="0015696D" w:rsidP="0015696D">
            <w:pPr>
              <w:rPr>
                <w:rFonts w:ascii="Times New Roman" w:eastAsia="Times New Roman" w:hAnsi="Times New Roman"/>
                <w:sz w:val="28"/>
                <w:szCs w:val="28"/>
                <w:highlight w:val="yellow"/>
                <w:lang w:eastAsia="ru-RU"/>
              </w:rPr>
            </w:pPr>
            <w:r w:rsidRPr="00D85E19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Кластеризація в машинному навчанні</w:t>
            </w:r>
          </w:p>
        </w:tc>
      </w:tr>
      <w:tr w:rsidR="0015696D" w:rsidRPr="0015696D" w14:paraId="77BC9CFC" w14:textId="77777777" w:rsidTr="0053172F">
        <w:trPr>
          <w:trHeight w:val="383"/>
        </w:trPr>
        <w:tc>
          <w:tcPr>
            <w:tcW w:w="975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C0A71CD" w14:textId="35812B98" w:rsidR="0015696D" w:rsidRPr="0015696D" w:rsidRDefault="0015696D" w:rsidP="0015696D">
            <w:pPr>
              <w:rPr>
                <w:rFonts w:ascii="Times New Roman" w:eastAsia="Times New Roman" w:hAnsi="Times New Roman"/>
                <w:sz w:val="28"/>
                <w:szCs w:val="28"/>
                <w:highlight w:val="yellow"/>
                <w:lang w:eastAsia="ru-RU"/>
              </w:rPr>
            </w:pPr>
          </w:p>
        </w:tc>
      </w:tr>
      <w:tr w:rsidR="0015696D" w:rsidRPr="0015696D" w14:paraId="2CB4E027" w14:textId="77777777" w:rsidTr="0053172F">
        <w:trPr>
          <w:trHeight w:val="328"/>
        </w:trPr>
        <w:tc>
          <w:tcPr>
            <w:tcW w:w="9757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14:paraId="19DF75BF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</w:tbl>
    <w:p w14:paraId="320801C0" w14:textId="77777777" w:rsidR="0015696D" w:rsidRPr="0015696D" w:rsidRDefault="0015696D" w:rsidP="0015696D">
      <w:pPr>
        <w:rPr>
          <w:rFonts w:ascii="Times New Roman" w:hAnsi="Times New Roman" w:cs="Times New Roman"/>
          <w:sz w:val="24"/>
        </w:rPr>
      </w:pPr>
    </w:p>
    <w:tbl>
      <w:tblPr>
        <w:tblStyle w:val="10"/>
        <w:tblW w:w="9774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671"/>
        <w:gridCol w:w="5103"/>
      </w:tblGrid>
      <w:tr w:rsidR="0015696D" w:rsidRPr="0015696D" w14:paraId="425D29A4" w14:textId="77777777" w:rsidTr="0053172F">
        <w:trPr>
          <w:trHeight w:val="276"/>
        </w:trPr>
        <w:tc>
          <w:tcPr>
            <w:tcW w:w="4671" w:type="dxa"/>
            <w:tcBorders>
              <w:top w:val="nil"/>
              <w:bottom w:val="nil"/>
              <w:right w:val="nil"/>
            </w:tcBorders>
          </w:tcPr>
          <w:p w14:paraId="7837E476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2.Строк здачі студентом закінченої роботи</w:t>
            </w:r>
          </w:p>
        </w:tc>
        <w:tc>
          <w:tcPr>
            <w:tcW w:w="5103" w:type="dxa"/>
            <w:tcBorders>
              <w:left w:val="nil"/>
            </w:tcBorders>
          </w:tcPr>
          <w:p w14:paraId="1344682C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19.06.2022</w:t>
            </w:r>
          </w:p>
        </w:tc>
      </w:tr>
    </w:tbl>
    <w:p w14:paraId="0B134143" w14:textId="77777777" w:rsidR="0015696D" w:rsidRPr="0015696D" w:rsidRDefault="0015696D" w:rsidP="0015696D">
      <w:pPr>
        <w:spacing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tbl>
      <w:tblPr>
        <w:tblStyle w:val="10"/>
        <w:tblW w:w="9789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87"/>
        <w:gridCol w:w="6902"/>
      </w:tblGrid>
      <w:tr w:rsidR="0015696D" w:rsidRPr="00D85E19" w14:paraId="24DEB142" w14:textId="77777777" w:rsidTr="0015696D">
        <w:trPr>
          <w:trHeight w:val="292"/>
        </w:trPr>
        <w:tc>
          <w:tcPr>
            <w:tcW w:w="2887" w:type="dxa"/>
            <w:tcBorders>
              <w:bottom w:val="nil"/>
            </w:tcBorders>
          </w:tcPr>
          <w:p w14:paraId="7CBB6228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highlight w:val="yellow"/>
                <w:lang w:eastAsia="ru-RU"/>
              </w:rPr>
            </w:pPr>
            <w:r w:rsidRPr="00D85E1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3. Вхідні дані до роботи</w:t>
            </w:r>
          </w:p>
        </w:tc>
        <w:tc>
          <w:tcPr>
            <w:tcW w:w="6902" w:type="dxa"/>
            <w:tcBorders>
              <w:bottom w:val="single" w:sz="4" w:space="0" w:color="auto"/>
            </w:tcBorders>
          </w:tcPr>
          <w:p w14:paraId="3BB188ED" w14:textId="565F4023" w:rsidR="0015696D" w:rsidRPr="00D85E19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D85E1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методичні вказівки до курсової робот</w:t>
            </w:r>
            <w:r w:rsidR="00A3223F" w:rsidRPr="00D85E1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и</w:t>
            </w:r>
            <w:r w:rsidRPr="00D85E1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 xml:space="preserve">, обрані дані з сайту </w:t>
            </w:r>
          </w:p>
        </w:tc>
      </w:tr>
      <w:tr w:rsidR="0015696D" w:rsidRPr="0015696D" w14:paraId="3B05FC7D" w14:textId="77777777" w:rsidTr="0053172F">
        <w:trPr>
          <w:trHeight w:val="278"/>
        </w:trPr>
        <w:tc>
          <w:tcPr>
            <w:tcW w:w="9789" w:type="dxa"/>
            <w:gridSpan w:val="2"/>
            <w:tcBorders>
              <w:bottom w:val="single" w:sz="4" w:space="0" w:color="auto"/>
            </w:tcBorders>
          </w:tcPr>
          <w:p w14:paraId="0E42FD8E" w14:textId="6DCBE11B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highlight w:val="yellow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https://www.kaggle.com/datasets/grosvenpaul/family-income-and-expenditure</w:t>
            </w:r>
          </w:p>
        </w:tc>
      </w:tr>
      <w:tr w:rsidR="0015696D" w:rsidRPr="0015696D" w14:paraId="6C6F45CA" w14:textId="77777777" w:rsidTr="0053172F">
        <w:trPr>
          <w:trHeight w:val="292"/>
        </w:trPr>
        <w:tc>
          <w:tcPr>
            <w:tcW w:w="97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FB42152" w14:textId="15B2EC73" w:rsidR="0015696D" w:rsidRPr="0015696D" w:rsidRDefault="00C825D9" w:rsidP="0015696D">
            <w:pPr>
              <w:rPr>
                <w:rFonts w:ascii="Times New Roman" w:eastAsia="Times New Roman" w:hAnsi="Times New Roman"/>
                <w:sz w:val="24"/>
                <w:szCs w:val="20"/>
                <w:highlight w:val="yellow"/>
                <w:lang w:eastAsia="ru-RU"/>
              </w:rPr>
            </w:pPr>
            <w:r w:rsidRPr="00C825D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https://scikit-learn.org/stable/user_guide.html</w:t>
            </w:r>
          </w:p>
        </w:tc>
      </w:tr>
      <w:tr w:rsidR="0015696D" w:rsidRPr="0015696D" w14:paraId="29BB1200" w14:textId="77777777" w:rsidTr="0053172F">
        <w:trPr>
          <w:trHeight w:val="278"/>
        </w:trPr>
        <w:tc>
          <w:tcPr>
            <w:tcW w:w="97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3D55218" w14:textId="4118D497" w:rsidR="0015696D" w:rsidRPr="0015696D" w:rsidRDefault="00C825D9" w:rsidP="0015696D">
            <w:pPr>
              <w:rPr>
                <w:rFonts w:ascii="Times New Roman" w:eastAsia="Times New Roman" w:hAnsi="Times New Roman"/>
                <w:sz w:val="24"/>
                <w:szCs w:val="20"/>
                <w:highlight w:val="yellow"/>
                <w:lang w:eastAsia="ru-RU"/>
              </w:rPr>
            </w:pPr>
            <w:r w:rsidRPr="00C825D9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https://matplotlib.org/stable/users/index</w:t>
            </w:r>
          </w:p>
        </w:tc>
      </w:tr>
      <w:tr w:rsidR="0015696D" w:rsidRPr="0015696D" w14:paraId="2302BA42" w14:textId="77777777" w:rsidTr="0053172F">
        <w:trPr>
          <w:trHeight w:val="278"/>
        </w:trPr>
        <w:tc>
          <w:tcPr>
            <w:tcW w:w="978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8AE5515" w14:textId="7242C020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highlight w:val="yellow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highlight w:val="yellow"/>
                <w:lang w:eastAsia="ru-RU"/>
              </w:rPr>
              <w:t xml:space="preserve"> </w:t>
            </w:r>
          </w:p>
        </w:tc>
      </w:tr>
    </w:tbl>
    <w:p w14:paraId="55799688" w14:textId="77777777" w:rsidR="0015696D" w:rsidRPr="0015696D" w:rsidRDefault="0015696D" w:rsidP="0015696D">
      <w:pPr>
        <w:rPr>
          <w:rFonts w:ascii="Times New Roman" w:hAnsi="Times New Roman" w:cs="Times New Roman"/>
          <w:sz w:val="24"/>
        </w:rPr>
      </w:pPr>
    </w:p>
    <w:p w14:paraId="3490CA7B" w14:textId="77777777" w:rsidR="0015696D" w:rsidRPr="0015696D" w:rsidRDefault="0015696D" w:rsidP="0015696D">
      <w:pPr>
        <w:rPr>
          <w:rFonts w:ascii="Times New Roman" w:hAnsi="Times New Roman" w:cs="Times New Roman"/>
          <w:sz w:val="24"/>
        </w:rPr>
      </w:pPr>
      <w:r w:rsidRPr="0015696D">
        <w:rPr>
          <w:rFonts w:ascii="Times New Roman" w:hAnsi="Times New Roman" w:cs="Times New Roman"/>
          <w:sz w:val="24"/>
        </w:rPr>
        <w:t>4.Зміст розрахунково-пояснювальної записки (перелік питань, які підлягають розробці)</w:t>
      </w:r>
    </w:p>
    <w:tbl>
      <w:tblPr>
        <w:tblStyle w:val="10"/>
        <w:tblW w:w="9794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794"/>
      </w:tblGrid>
      <w:tr w:rsidR="0015696D" w:rsidRPr="0015696D" w14:paraId="787DA530" w14:textId="77777777" w:rsidTr="0053172F">
        <w:trPr>
          <w:trHeight w:val="308"/>
        </w:trPr>
        <w:tc>
          <w:tcPr>
            <w:tcW w:w="9794" w:type="dxa"/>
          </w:tcPr>
          <w:p w14:paraId="31B499D1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1.Постановка задачі</w:t>
            </w:r>
          </w:p>
        </w:tc>
      </w:tr>
      <w:tr w:rsidR="0015696D" w:rsidRPr="0015696D" w14:paraId="68E56326" w14:textId="77777777" w:rsidTr="0053172F">
        <w:trPr>
          <w:trHeight w:val="308"/>
        </w:trPr>
        <w:tc>
          <w:tcPr>
            <w:tcW w:w="9794" w:type="dxa"/>
          </w:tcPr>
          <w:p w14:paraId="07372078" w14:textId="4C1989C0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2.</w:t>
            </w:r>
            <w:r w:rsidR="005F46FF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Обгрунтування вибору методів інтелектуального аналізу даними</w:t>
            </w:r>
          </w:p>
        </w:tc>
      </w:tr>
      <w:tr w:rsidR="0015696D" w:rsidRPr="0015696D" w14:paraId="4764C6B4" w14:textId="77777777" w:rsidTr="0053172F">
        <w:trPr>
          <w:trHeight w:val="308"/>
        </w:trPr>
        <w:tc>
          <w:tcPr>
            <w:tcW w:w="9794" w:type="dxa"/>
          </w:tcPr>
          <w:p w14:paraId="4319948D" w14:textId="1EF29040" w:rsidR="0015696D" w:rsidRPr="005F46FF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3.</w:t>
            </w:r>
            <w:r w:rsidR="005F46FF" w:rsidRPr="005F46FF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Застосування та порівняння ефективності методів інтелектуального аналізу даними для поставленого завдання</w:t>
            </w:r>
          </w:p>
        </w:tc>
      </w:tr>
      <w:tr w:rsidR="0015696D" w:rsidRPr="0015696D" w14:paraId="11FB9149" w14:textId="77777777" w:rsidTr="0053172F">
        <w:trPr>
          <w:trHeight w:val="308"/>
        </w:trPr>
        <w:tc>
          <w:tcPr>
            <w:tcW w:w="9794" w:type="dxa"/>
          </w:tcPr>
          <w:p w14:paraId="0027CD4C" w14:textId="5C52A2EA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  <w:tr w:rsidR="005F46FF" w:rsidRPr="0015696D" w14:paraId="13FE2B2F" w14:textId="77777777" w:rsidTr="0053172F">
        <w:trPr>
          <w:trHeight w:val="308"/>
        </w:trPr>
        <w:tc>
          <w:tcPr>
            <w:tcW w:w="9794" w:type="dxa"/>
          </w:tcPr>
          <w:p w14:paraId="130077BC" w14:textId="77777777" w:rsidR="005F46FF" w:rsidRPr="0015696D" w:rsidRDefault="005F46FF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</w:tbl>
    <w:p w14:paraId="7B016B98" w14:textId="77777777" w:rsidR="0015696D" w:rsidRPr="0015696D" w:rsidRDefault="0015696D" w:rsidP="0015696D">
      <w:pPr>
        <w:spacing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008998C5" w14:textId="77777777" w:rsidR="0015696D" w:rsidRPr="0015696D" w:rsidRDefault="0015696D" w:rsidP="0015696D">
      <w:pPr>
        <w:spacing w:before="12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15696D">
        <w:rPr>
          <w:rFonts w:ascii="Times New Roman" w:eastAsia="Times New Roman" w:hAnsi="Times New Roman" w:cs="Times New Roman"/>
          <w:sz w:val="24"/>
          <w:szCs w:val="20"/>
          <w:lang w:eastAsia="ru-RU"/>
        </w:rPr>
        <w:t>5.Перелік графічного матеріалу ( з точним зазначенням обов’язкових креслень )</w:t>
      </w:r>
    </w:p>
    <w:tbl>
      <w:tblPr>
        <w:tblStyle w:val="10"/>
        <w:tblW w:w="9759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746"/>
        <w:gridCol w:w="7013"/>
      </w:tblGrid>
      <w:tr w:rsidR="0015696D" w:rsidRPr="0015696D" w14:paraId="26B9C911" w14:textId="77777777" w:rsidTr="0053172F">
        <w:trPr>
          <w:trHeight w:val="291"/>
        </w:trPr>
        <w:tc>
          <w:tcPr>
            <w:tcW w:w="9759" w:type="dxa"/>
            <w:gridSpan w:val="2"/>
          </w:tcPr>
          <w:p w14:paraId="39B66E7F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  <w:tr w:rsidR="0015696D" w:rsidRPr="0015696D" w14:paraId="40B42E22" w14:textId="77777777" w:rsidTr="0053172F">
        <w:trPr>
          <w:trHeight w:val="278"/>
        </w:trPr>
        <w:tc>
          <w:tcPr>
            <w:tcW w:w="9759" w:type="dxa"/>
            <w:gridSpan w:val="2"/>
          </w:tcPr>
          <w:p w14:paraId="406368B1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  <w:tr w:rsidR="0015696D" w:rsidRPr="0015696D" w14:paraId="41C7BC65" w14:textId="77777777" w:rsidTr="0053172F">
        <w:trPr>
          <w:trHeight w:val="291"/>
        </w:trPr>
        <w:tc>
          <w:tcPr>
            <w:tcW w:w="9759" w:type="dxa"/>
            <w:gridSpan w:val="2"/>
          </w:tcPr>
          <w:p w14:paraId="5B5AB467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  <w:tr w:rsidR="0015696D" w:rsidRPr="0015696D" w14:paraId="7852DD9B" w14:textId="77777777" w:rsidTr="0053172F">
        <w:trPr>
          <w:trHeight w:val="278"/>
        </w:trPr>
        <w:tc>
          <w:tcPr>
            <w:tcW w:w="9759" w:type="dxa"/>
            <w:gridSpan w:val="2"/>
          </w:tcPr>
          <w:p w14:paraId="26933487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</w:tr>
      <w:tr w:rsidR="0015696D" w:rsidRPr="0015696D" w14:paraId="51BFD4B1" w14:textId="77777777" w:rsidTr="0053172F">
        <w:trPr>
          <w:trHeight w:val="686"/>
        </w:trPr>
        <w:tc>
          <w:tcPr>
            <w:tcW w:w="2746" w:type="dxa"/>
            <w:tcBorders>
              <w:top w:val="nil"/>
              <w:bottom w:val="nil"/>
              <w:right w:val="nil"/>
            </w:tcBorders>
          </w:tcPr>
          <w:p w14:paraId="1E0C76DA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  <w:p w14:paraId="5F384044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 xml:space="preserve">6.Дата видачі завдання </w:t>
            </w:r>
          </w:p>
        </w:tc>
        <w:tc>
          <w:tcPr>
            <w:tcW w:w="7012" w:type="dxa"/>
            <w:tcBorders>
              <w:left w:val="nil"/>
            </w:tcBorders>
          </w:tcPr>
          <w:p w14:paraId="0C065DF4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  <w:p w14:paraId="6B4F06AC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  <w:t>16.04.2022</w:t>
            </w:r>
          </w:p>
        </w:tc>
      </w:tr>
    </w:tbl>
    <w:p w14:paraId="474F6CD5" w14:textId="77777777" w:rsidR="0015696D" w:rsidRPr="0015696D" w:rsidRDefault="0015696D" w:rsidP="0015696D">
      <w:pPr>
        <w:spacing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  <w:sectPr w:rsidR="0015696D" w:rsidRPr="0015696D" w:rsidSect="00EF3AB9">
          <w:pgSz w:w="11906" w:h="16838"/>
          <w:pgMar w:top="851" w:right="851" w:bottom="851" w:left="1418" w:header="709" w:footer="709" w:gutter="0"/>
          <w:cols w:space="708"/>
          <w:titlePg/>
          <w:docGrid w:linePitch="381"/>
        </w:sectPr>
      </w:pPr>
    </w:p>
    <w:p w14:paraId="4D0EFBBF" w14:textId="77777777" w:rsidR="0015696D" w:rsidRPr="0015696D" w:rsidRDefault="0015696D" w:rsidP="0015696D">
      <w:pPr>
        <w:widowControl w:val="0"/>
        <w:shd w:val="clear" w:color="auto" w:fill="FFFFFF"/>
        <w:tabs>
          <w:tab w:val="center" w:pos="4818"/>
          <w:tab w:val="right" w:pos="9637"/>
        </w:tabs>
        <w:autoSpaceDE w:val="0"/>
        <w:autoSpaceDN w:val="0"/>
        <w:adjustRightInd w:val="0"/>
        <w:spacing w:line="410" w:lineRule="exact"/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</w:pPr>
      <w:r w:rsidRPr="0015696D"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  <w:lastRenderedPageBreak/>
        <w:tab/>
        <w:t>КАЛЕНДАРНИЙ ПЛАН</w:t>
      </w:r>
      <w:r w:rsidRPr="0015696D"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  <w:tab/>
      </w:r>
    </w:p>
    <w:p w14:paraId="52DCBC75" w14:textId="77777777" w:rsidR="0015696D" w:rsidRPr="0015696D" w:rsidRDefault="0015696D" w:rsidP="0015696D">
      <w:pPr>
        <w:widowControl w:val="0"/>
        <w:shd w:val="clear" w:color="auto" w:fill="FFFFFF"/>
        <w:autoSpaceDE w:val="0"/>
        <w:autoSpaceDN w:val="0"/>
        <w:adjustRightInd w:val="0"/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20"/>
          <w:lang w:eastAsia="ru-RU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998"/>
        <w:gridCol w:w="5656"/>
        <w:gridCol w:w="1849"/>
        <w:gridCol w:w="1124"/>
      </w:tblGrid>
      <w:tr w:rsidR="0015696D" w:rsidRPr="0015696D" w14:paraId="7ABB4554" w14:textId="77777777" w:rsidTr="0053172F">
        <w:trPr>
          <w:trHeight w:val="734"/>
        </w:trPr>
        <w:tc>
          <w:tcPr>
            <w:tcW w:w="378" w:type="pct"/>
          </w:tcPr>
          <w:p w14:paraId="7936A7D2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№ п/п</w:t>
            </w:r>
          </w:p>
        </w:tc>
        <w:tc>
          <w:tcPr>
            <w:tcW w:w="3118" w:type="pct"/>
          </w:tcPr>
          <w:p w14:paraId="40D122E4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Назва етапів курсової роботи</w:t>
            </w:r>
          </w:p>
        </w:tc>
        <w:tc>
          <w:tcPr>
            <w:tcW w:w="787" w:type="pct"/>
          </w:tcPr>
          <w:p w14:paraId="32346B8E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Термін виконання етапів роботи</w:t>
            </w:r>
          </w:p>
        </w:tc>
        <w:tc>
          <w:tcPr>
            <w:tcW w:w="717" w:type="pct"/>
          </w:tcPr>
          <w:p w14:paraId="200F018D" w14:textId="77777777" w:rsidR="0015696D" w:rsidRPr="0015696D" w:rsidRDefault="0015696D" w:rsidP="0015696D">
            <w:pPr>
              <w:ind w:hanging="7"/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Підписи керівника, студента</w:t>
            </w:r>
          </w:p>
        </w:tc>
      </w:tr>
      <w:tr w:rsidR="0015696D" w:rsidRPr="0015696D" w14:paraId="36C14F19" w14:textId="77777777" w:rsidTr="0053172F">
        <w:trPr>
          <w:trHeight w:val="394"/>
        </w:trPr>
        <w:tc>
          <w:tcPr>
            <w:tcW w:w="378" w:type="pct"/>
          </w:tcPr>
          <w:p w14:paraId="7D5F8FD0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1.</w:t>
            </w:r>
          </w:p>
        </w:tc>
        <w:tc>
          <w:tcPr>
            <w:tcW w:w="3118" w:type="pct"/>
          </w:tcPr>
          <w:p w14:paraId="561D18C5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Отримання теми курсової роботи</w:t>
            </w:r>
          </w:p>
        </w:tc>
        <w:tc>
          <w:tcPr>
            <w:tcW w:w="787" w:type="pct"/>
          </w:tcPr>
          <w:p w14:paraId="354C214C" w14:textId="77777777" w:rsidR="0015696D" w:rsidRPr="00D85E19" w:rsidRDefault="0015696D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16.04.2022</w:t>
            </w:r>
          </w:p>
        </w:tc>
        <w:tc>
          <w:tcPr>
            <w:tcW w:w="717" w:type="pct"/>
          </w:tcPr>
          <w:p w14:paraId="44A63162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447C5AC9" w14:textId="77777777" w:rsidTr="0053172F">
        <w:trPr>
          <w:trHeight w:val="499"/>
        </w:trPr>
        <w:tc>
          <w:tcPr>
            <w:tcW w:w="378" w:type="pct"/>
          </w:tcPr>
          <w:p w14:paraId="31044B66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2.</w:t>
            </w:r>
          </w:p>
        </w:tc>
        <w:tc>
          <w:tcPr>
            <w:tcW w:w="3118" w:type="pct"/>
          </w:tcPr>
          <w:p w14:paraId="0CCD4F51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 xml:space="preserve">Визначення зовнішніх джерел даних </w:t>
            </w:r>
          </w:p>
        </w:tc>
        <w:tc>
          <w:tcPr>
            <w:tcW w:w="787" w:type="pct"/>
          </w:tcPr>
          <w:p w14:paraId="3B687FF0" w14:textId="1A28BE7D" w:rsidR="0015696D" w:rsidRPr="00D85E19" w:rsidRDefault="004112CA" w:rsidP="004112CA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  <w:t>24.04.2022</w:t>
            </w:r>
          </w:p>
        </w:tc>
        <w:tc>
          <w:tcPr>
            <w:tcW w:w="717" w:type="pct"/>
          </w:tcPr>
          <w:p w14:paraId="3300E5CB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4BF9C35D" w14:textId="77777777" w:rsidTr="0053172F">
        <w:trPr>
          <w:trHeight w:val="499"/>
        </w:trPr>
        <w:tc>
          <w:tcPr>
            <w:tcW w:w="378" w:type="pct"/>
          </w:tcPr>
          <w:p w14:paraId="71B3BA24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3.</w:t>
            </w:r>
          </w:p>
        </w:tc>
        <w:tc>
          <w:tcPr>
            <w:tcW w:w="3118" w:type="pct"/>
          </w:tcPr>
          <w:p w14:paraId="16F8F137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Пошук та вивчення літератури з питань курсової роботи</w:t>
            </w:r>
          </w:p>
        </w:tc>
        <w:tc>
          <w:tcPr>
            <w:tcW w:w="787" w:type="pct"/>
          </w:tcPr>
          <w:p w14:paraId="674A8174" w14:textId="70E17337" w:rsidR="0015696D" w:rsidRPr="00D85E19" w:rsidRDefault="004112CA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  <w:t>28.04.2022</w:t>
            </w:r>
          </w:p>
        </w:tc>
        <w:tc>
          <w:tcPr>
            <w:tcW w:w="717" w:type="pct"/>
          </w:tcPr>
          <w:p w14:paraId="30551B01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020B6CAC" w14:textId="77777777" w:rsidTr="0053172F">
        <w:trPr>
          <w:trHeight w:val="499"/>
        </w:trPr>
        <w:tc>
          <w:tcPr>
            <w:tcW w:w="378" w:type="pct"/>
          </w:tcPr>
          <w:p w14:paraId="47C8A3FF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4.</w:t>
            </w:r>
          </w:p>
        </w:tc>
        <w:tc>
          <w:tcPr>
            <w:tcW w:w="3118" w:type="pct"/>
          </w:tcPr>
          <w:p w14:paraId="774845F9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Розробка моделі сховища даних</w:t>
            </w:r>
          </w:p>
        </w:tc>
        <w:tc>
          <w:tcPr>
            <w:tcW w:w="787" w:type="pct"/>
          </w:tcPr>
          <w:p w14:paraId="2AB16795" w14:textId="1AC67100" w:rsidR="0015696D" w:rsidRPr="00D85E19" w:rsidRDefault="0015696D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</w:pPr>
          </w:p>
        </w:tc>
        <w:tc>
          <w:tcPr>
            <w:tcW w:w="717" w:type="pct"/>
          </w:tcPr>
          <w:p w14:paraId="72DF77FF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5B08FE7C" w14:textId="77777777" w:rsidTr="0053172F">
        <w:trPr>
          <w:trHeight w:val="499"/>
        </w:trPr>
        <w:tc>
          <w:tcPr>
            <w:tcW w:w="378" w:type="pct"/>
          </w:tcPr>
          <w:p w14:paraId="0B54BFDB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4.</w:t>
            </w:r>
          </w:p>
        </w:tc>
        <w:tc>
          <w:tcPr>
            <w:tcW w:w="3118" w:type="pct"/>
          </w:tcPr>
          <w:p w14:paraId="4D50DEF8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 xml:space="preserve">Розробка </w:t>
            </w: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  <w:t xml:space="preserve">ETL </w:t>
            </w: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процесів</w:t>
            </w:r>
          </w:p>
        </w:tc>
        <w:tc>
          <w:tcPr>
            <w:tcW w:w="787" w:type="pct"/>
          </w:tcPr>
          <w:p w14:paraId="3286B996" w14:textId="77777777" w:rsidR="0015696D" w:rsidRPr="00D85E19" w:rsidRDefault="0015696D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758A7074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3CE3754D" w14:textId="77777777" w:rsidTr="0053172F">
        <w:trPr>
          <w:trHeight w:val="499"/>
        </w:trPr>
        <w:tc>
          <w:tcPr>
            <w:tcW w:w="378" w:type="pct"/>
          </w:tcPr>
          <w:p w14:paraId="0317CE11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5.</w:t>
            </w:r>
          </w:p>
        </w:tc>
        <w:tc>
          <w:tcPr>
            <w:tcW w:w="3118" w:type="pct"/>
          </w:tcPr>
          <w:p w14:paraId="43490EAF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Обґрунтування  методів інтелектуального аналізу даних</w:t>
            </w:r>
          </w:p>
        </w:tc>
        <w:tc>
          <w:tcPr>
            <w:tcW w:w="787" w:type="pct"/>
          </w:tcPr>
          <w:p w14:paraId="64C5255E" w14:textId="6AD40812" w:rsidR="0015696D" w:rsidRPr="00D85E19" w:rsidRDefault="004112CA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  <w:t>06.05.2022</w:t>
            </w:r>
          </w:p>
        </w:tc>
        <w:tc>
          <w:tcPr>
            <w:tcW w:w="717" w:type="pct"/>
          </w:tcPr>
          <w:p w14:paraId="7A37772A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5346C131" w14:textId="77777777" w:rsidTr="0053172F">
        <w:trPr>
          <w:trHeight w:val="499"/>
        </w:trPr>
        <w:tc>
          <w:tcPr>
            <w:tcW w:w="378" w:type="pct"/>
          </w:tcPr>
          <w:p w14:paraId="7D17EC4D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6.</w:t>
            </w:r>
          </w:p>
        </w:tc>
        <w:tc>
          <w:tcPr>
            <w:tcW w:w="3118" w:type="pct"/>
          </w:tcPr>
          <w:p w14:paraId="19D1444E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Застосування та порівняння ефективності методів інтелектуального аналізу даних</w:t>
            </w:r>
          </w:p>
        </w:tc>
        <w:tc>
          <w:tcPr>
            <w:tcW w:w="787" w:type="pct"/>
          </w:tcPr>
          <w:p w14:paraId="0C362168" w14:textId="48D49445" w:rsidR="0015696D" w:rsidRPr="00D85E19" w:rsidRDefault="004112CA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  <w:t>16.05.2022</w:t>
            </w:r>
          </w:p>
        </w:tc>
        <w:tc>
          <w:tcPr>
            <w:tcW w:w="717" w:type="pct"/>
          </w:tcPr>
          <w:p w14:paraId="13AC47AF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4B8FC7A0" w14:textId="77777777" w:rsidTr="0053172F">
        <w:trPr>
          <w:trHeight w:val="250"/>
        </w:trPr>
        <w:tc>
          <w:tcPr>
            <w:tcW w:w="378" w:type="pct"/>
          </w:tcPr>
          <w:p w14:paraId="5C6E4C9E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7.</w:t>
            </w:r>
          </w:p>
        </w:tc>
        <w:tc>
          <w:tcPr>
            <w:tcW w:w="3118" w:type="pct"/>
          </w:tcPr>
          <w:p w14:paraId="0E7E1EBF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Підготовка пояснювальної записки</w:t>
            </w:r>
          </w:p>
        </w:tc>
        <w:tc>
          <w:tcPr>
            <w:tcW w:w="787" w:type="pct"/>
          </w:tcPr>
          <w:p w14:paraId="176E3498" w14:textId="64D7EE2B" w:rsidR="0015696D" w:rsidRPr="00D85E19" w:rsidRDefault="004112CA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  <w:lang w:val="en-US"/>
              </w:rPr>
              <w:t>29.05.2022</w:t>
            </w:r>
          </w:p>
        </w:tc>
        <w:tc>
          <w:tcPr>
            <w:tcW w:w="717" w:type="pct"/>
          </w:tcPr>
          <w:p w14:paraId="79E46F53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668989EA" w14:textId="77777777" w:rsidTr="0053172F">
        <w:trPr>
          <w:trHeight w:val="250"/>
        </w:trPr>
        <w:tc>
          <w:tcPr>
            <w:tcW w:w="378" w:type="pct"/>
          </w:tcPr>
          <w:p w14:paraId="65EA245B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8.</w:t>
            </w:r>
          </w:p>
        </w:tc>
        <w:tc>
          <w:tcPr>
            <w:tcW w:w="3118" w:type="pct"/>
          </w:tcPr>
          <w:p w14:paraId="6281B217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Здача курсової роботи  на перевірку</w:t>
            </w:r>
          </w:p>
        </w:tc>
        <w:tc>
          <w:tcPr>
            <w:tcW w:w="787" w:type="pct"/>
          </w:tcPr>
          <w:p w14:paraId="2499FFF0" w14:textId="77777777" w:rsidR="0015696D" w:rsidRPr="00D85E19" w:rsidRDefault="0015696D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  <w:tc>
          <w:tcPr>
            <w:tcW w:w="717" w:type="pct"/>
          </w:tcPr>
          <w:p w14:paraId="42FC5D06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  <w:tr w:rsidR="0015696D" w:rsidRPr="0015696D" w14:paraId="16809D84" w14:textId="77777777" w:rsidTr="0053172F">
        <w:trPr>
          <w:trHeight w:val="383"/>
        </w:trPr>
        <w:tc>
          <w:tcPr>
            <w:tcW w:w="378" w:type="pct"/>
          </w:tcPr>
          <w:p w14:paraId="457CD4F0" w14:textId="77777777" w:rsidR="0015696D" w:rsidRPr="0015696D" w:rsidRDefault="0015696D" w:rsidP="0015696D">
            <w:pPr>
              <w:jc w:val="center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9.</w:t>
            </w:r>
          </w:p>
        </w:tc>
        <w:tc>
          <w:tcPr>
            <w:tcW w:w="3118" w:type="pct"/>
          </w:tcPr>
          <w:p w14:paraId="6101C97C" w14:textId="77777777" w:rsidR="0015696D" w:rsidRPr="0015696D" w:rsidRDefault="0015696D" w:rsidP="0015696D">
            <w:pPr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15696D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Захист курсової роботи</w:t>
            </w:r>
          </w:p>
        </w:tc>
        <w:tc>
          <w:tcPr>
            <w:tcW w:w="787" w:type="pct"/>
          </w:tcPr>
          <w:p w14:paraId="1C9B9322" w14:textId="77777777" w:rsidR="0015696D" w:rsidRPr="00D85E19" w:rsidRDefault="0015696D" w:rsidP="0015696D">
            <w:pPr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  <w:r w:rsidRPr="00D85E19"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  <w:t>19.06.2022</w:t>
            </w:r>
          </w:p>
        </w:tc>
        <w:tc>
          <w:tcPr>
            <w:tcW w:w="717" w:type="pct"/>
          </w:tcPr>
          <w:p w14:paraId="17684736" w14:textId="77777777" w:rsidR="0015696D" w:rsidRPr="0015696D" w:rsidRDefault="0015696D" w:rsidP="0015696D">
            <w:pPr>
              <w:ind w:hanging="7"/>
              <w:jc w:val="right"/>
              <w:rPr>
                <w:rFonts w:ascii="Times New Roman" w:hAnsi="Times New Roman" w:cs="Times New Roman"/>
                <w:snapToGrid w:val="0"/>
                <w:color w:val="000000"/>
                <w:sz w:val="24"/>
              </w:rPr>
            </w:pPr>
          </w:p>
        </w:tc>
      </w:tr>
    </w:tbl>
    <w:p w14:paraId="5F277B96" w14:textId="77777777" w:rsidR="0015696D" w:rsidRPr="0015696D" w:rsidRDefault="0015696D" w:rsidP="0015696D">
      <w:pPr>
        <w:rPr>
          <w:rFonts w:ascii="Times New Roman" w:hAnsi="Times New Roman" w:cs="Times New Roman"/>
          <w:sz w:val="24"/>
        </w:rPr>
      </w:pPr>
    </w:p>
    <w:p w14:paraId="08BD10E6" w14:textId="77777777" w:rsidR="0015696D" w:rsidRPr="0015696D" w:rsidRDefault="0015696D" w:rsidP="0015696D">
      <w:pPr>
        <w:rPr>
          <w:rFonts w:ascii="Times New Roman" w:hAnsi="Times New Roman" w:cs="Times New Roman"/>
          <w:sz w:val="24"/>
        </w:rPr>
      </w:pP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37"/>
        <w:gridCol w:w="2576"/>
        <w:gridCol w:w="1343"/>
        <w:gridCol w:w="3581"/>
      </w:tblGrid>
      <w:tr w:rsidR="0015696D" w:rsidRPr="0015696D" w14:paraId="4BDDC4C3" w14:textId="77777777" w:rsidTr="0053172F">
        <w:trPr>
          <w:trHeight w:val="371"/>
        </w:trPr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583DEE24" w14:textId="77777777" w:rsidR="0015696D" w:rsidRPr="0015696D" w:rsidRDefault="0015696D" w:rsidP="0015696D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5696D">
              <w:rPr>
                <w:rFonts w:ascii="Times New Roman" w:hAnsi="Times New Roman"/>
                <w:sz w:val="28"/>
              </w:rPr>
              <w:t>Студент</w:t>
            </w:r>
          </w:p>
        </w:tc>
        <w:tc>
          <w:tcPr>
            <w:tcW w:w="2769" w:type="dxa"/>
            <w:tcBorders>
              <w:left w:val="nil"/>
              <w:right w:val="nil"/>
            </w:tcBorders>
          </w:tcPr>
          <w:p w14:paraId="5AE5C9D2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3C7C68F6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3827" w:type="dxa"/>
            <w:tcBorders>
              <w:left w:val="nil"/>
            </w:tcBorders>
          </w:tcPr>
          <w:p w14:paraId="0BD37FE2" w14:textId="75E1B1E8" w:rsidR="0015696D" w:rsidRPr="003D5719" w:rsidRDefault="004112CA" w:rsidP="0015696D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3D5719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>Підгорний</w:t>
            </w:r>
            <w:proofErr w:type="spellEnd"/>
            <w:r w:rsidRPr="003D5719"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  <w:t xml:space="preserve"> Владислав Володимирович</w:t>
            </w:r>
          </w:p>
        </w:tc>
      </w:tr>
      <w:tr w:rsidR="0015696D" w:rsidRPr="0015696D" w14:paraId="511945D0" w14:textId="77777777" w:rsidTr="0053172F">
        <w:tc>
          <w:tcPr>
            <w:tcW w:w="2176" w:type="dxa"/>
            <w:tcBorders>
              <w:top w:val="nil"/>
              <w:bottom w:val="nil"/>
              <w:right w:val="nil"/>
            </w:tcBorders>
          </w:tcPr>
          <w:p w14:paraId="15D24782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2769" w:type="dxa"/>
            <w:tcBorders>
              <w:top w:val="nil"/>
              <w:left w:val="nil"/>
              <w:bottom w:val="nil"/>
              <w:right w:val="nil"/>
            </w:tcBorders>
          </w:tcPr>
          <w:p w14:paraId="3F0DF176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u w:val="single"/>
                <w:vertAlign w:val="subscript"/>
                <w:lang w:eastAsia="ru-RU"/>
              </w:rPr>
              <w:t>(підпис)</w:t>
            </w:r>
          </w:p>
        </w:tc>
        <w:tc>
          <w:tcPr>
            <w:tcW w:w="1542" w:type="dxa"/>
            <w:tcBorders>
              <w:top w:val="nil"/>
              <w:left w:val="nil"/>
              <w:bottom w:val="nil"/>
              <w:right w:val="nil"/>
            </w:tcBorders>
          </w:tcPr>
          <w:p w14:paraId="14F50E4B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u w:val="single"/>
                <w:vertAlign w:val="subscript"/>
                <w:lang w:eastAsia="ru-RU"/>
              </w:rPr>
            </w:pPr>
          </w:p>
        </w:tc>
        <w:tc>
          <w:tcPr>
            <w:tcW w:w="3827" w:type="dxa"/>
            <w:tcBorders>
              <w:top w:val="nil"/>
              <w:left w:val="nil"/>
              <w:bottom w:val="nil"/>
            </w:tcBorders>
          </w:tcPr>
          <w:p w14:paraId="1831FF3B" w14:textId="77777777" w:rsidR="0015696D" w:rsidRPr="0015696D" w:rsidRDefault="0015696D" w:rsidP="0015696D">
            <w:pPr>
              <w:spacing w:line="360" w:lineRule="auto"/>
              <w:rPr>
                <w:rFonts w:ascii="Times New Roman" w:hAnsi="Times New Roman"/>
                <w:sz w:val="28"/>
                <w:vertAlign w:val="subscript"/>
              </w:rPr>
            </w:pPr>
            <w:r w:rsidRPr="0015696D">
              <w:rPr>
                <w:rFonts w:ascii="Times New Roman" w:hAnsi="Times New Roman"/>
                <w:sz w:val="24"/>
                <w:vertAlign w:val="subscript"/>
              </w:rPr>
              <w:t>(прізвище, ім’я, по батькові)</w:t>
            </w:r>
          </w:p>
        </w:tc>
      </w:tr>
    </w:tbl>
    <w:p w14:paraId="51980C10" w14:textId="77777777" w:rsidR="0015696D" w:rsidRPr="0015696D" w:rsidRDefault="0015696D" w:rsidP="0015696D">
      <w:pPr>
        <w:rPr>
          <w:rFonts w:ascii="Times New Roman" w:hAnsi="Times New Roman" w:cs="Times New Roman"/>
          <w:sz w:val="24"/>
        </w:rPr>
      </w:pPr>
    </w:p>
    <w:tbl>
      <w:tblPr>
        <w:tblStyle w:val="10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157"/>
        <w:gridCol w:w="2524"/>
        <w:gridCol w:w="1379"/>
        <w:gridCol w:w="3577"/>
      </w:tblGrid>
      <w:tr w:rsidR="0015696D" w:rsidRPr="0015696D" w14:paraId="71840503" w14:textId="77777777" w:rsidTr="0053172F">
        <w:trPr>
          <w:trHeight w:val="460"/>
        </w:trPr>
        <w:tc>
          <w:tcPr>
            <w:tcW w:w="2157" w:type="dxa"/>
            <w:tcBorders>
              <w:top w:val="nil"/>
              <w:bottom w:val="nil"/>
              <w:right w:val="nil"/>
            </w:tcBorders>
          </w:tcPr>
          <w:p w14:paraId="511390F0" w14:textId="77777777" w:rsidR="0015696D" w:rsidRPr="0015696D" w:rsidRDefault="0015696D" w:rsidP="0015696D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5696D">
              <w:rPr>
                <w:rFonts w:ascii="Times New Roman" w:hAnsi="Times New Roman"/>
                <w:sz w:val="28"/>
              </w:rPr>
              <w:t>Керівник</w:t>
            </w:r>
          </w:p>
        </w:tc>
        <w:tc>
          <w:tcPr>
            <w:tcW w:w="2524" w:type="dxa"/>
            <w:tcBorders>
              <w:left w:val="nil"/>
              <w:right w:val="nil"/>
            </w:tcBorders>
          </w:tcPr>
          <w:p w14:paraId="76AC19D5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4367E7A1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3577" w:type="dxa"/>
            <w:tcBorders>
              <w:left w:val="nil"/>
            </w:tcBorders>
          </w:tcPr>
          <w:p w14:paraId="042DF105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доц. </w:t>
            </w:r>
            <w:proofErr w:type="spellStart"/>
            <w:r w:rsidRPr="0015696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Ліхоузова</w:t>
            </w:r>
            <w:proofErr w:type="spellEnd"/>
            <w:r w:rsidRPr="0015696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 xml:space="preserve"> Т.А</w:t>
            </w:r>
          </w:p>
        </w:tc>
      </w:tr>
      <w:tr w:rsidR="0015696D" w:rsidRPr="0015696D" w14:paraId="657E7FA3" w14:textId="77777777" w:rsidTr="0053172F">
        <w:tc>
          <w:tcPr>
            <w:tcW w:w="2157" w:type="dxa"/>
            <w:tcBorders>
              <w:top w:val="nil"/>
              <w:bottom w:val="nil"/>
              <w:right w:val="nil"/>
            </w:tcBorders>
          </w:tcPr>
          <w:p w14:paraId="70C126C5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2524" w:type="dxa"/>
            <w:tcBorders>
              <w:top w:val="nil"/>
              <w:left w:val="nil"/>
              <w:bottom w:val="nil"/>
              <w:right w:val="nil"/>
            </w:tcBorders>
          </w:tcPr>
          <w:p w14:paraId="3CF935F3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u w:val="single"/>
                <w:vertAlign w:val="subscript"/>
                <w:lang w:eastAsia="ru-RU"/>
              </w:rPr>
              <w:t>(підпис)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3F9771C9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u w:val="single"/>
                <w:vertAlign w:val="subscript"/>
                <w:lang w:eastAsia="ru-RU"/>
              </w:rPr>
            </w:pPr>
          </w:p>
        </w:tc>
        <w:tc>
          <w:tcPr>
            <w:tcW w:w="3577" w:type="dxa"/>
            <w:tcBorders>
              <w:top w:val="nil"/>
              <w:left w:val="nil"/>
              <w:bottom w:val="nil"/>
            </w:tcBorders>
          </w:tcPr>
          <w:p w14:paraId="2FF502F0" w14:textId="77777777" w:rsidR="0015696D" w:rsidRPr="0015696D" w:rsidRDefault="0015696D" w:rsidP="0015696D">
            <w:pPr>
              <w:spacing w:line="360" w:lineRule="auto"/>
              <w:rPr>
                <w:rFonts w:ascii="Times New Roman" w:hAnsi="Times New Roman"/>
                <w:sz w:val="28"/>
                <w:vertAlign w:val="subscript"/>
              </w:rPr>
            </w:pPr>
            <w:r w:rsidRPr="0015696D">
              <w:rPr>
                <w:rFonts w:ascii="Times New Roman" w:hAnsi="Times New Roman"/>
                <w:sz w:val="24"/>
                <w:vertAlign w:val="subscript"/>
              </w:rPr>
              <w:t>(прізвище, ім’я, по батькові)</w:t>
            </w:r>
          </w:p>
        </w:tc>
      </w:tr>
      <w:tr w:rsidR="0015696D" w:rsidRPr="0015696D" w14:paraId="0AA614B6" w14:textId="77777777" w:rsidTr="0053172F">
        <w:tblPrEx>
          <w:tblBorders>
            <w:top w:val="single" w:sz="4" w:space="0" w:color="auto"/>
            <w:left w:val="single" w:sz="4" w:space="0" w:color="auto"/>
            <w:right w:val="single" w:sz="4" w:space="0" w:color="auto"/>
          </w:tblBorders>
        </w:tblPrEx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</w:tcPr>
          <w:p w14:paraId="40F370DF" w14:textId="77777777" w:rsidR="0015696D" w:rsidRPr="0015696D" w:rsidRDefault="0015696D" w:rsidP="0015696D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5696D">
              <w:rPr>
                <w:rFonts w:ascii="Times New Roman" w:hAnsi="Times New Roman"/>
                <w:sz w:val="28"/>
              </w:rPr>
              <w:t>Керівник</w:t>
            </w:r>
          </w:p>
        </w:tc>
        <w:tc>
          <w:tcPr>
            <w:tcW w:w="25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63E00FD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23B8CBEB" w14:textId="77777777" w:rsidR="0015696D" w:rsidRPr="0015696D" w:rsidRDefault="0015696D" w:rsidP="0015696D">
            <w:pPr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357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73C054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hAnsi="Times New Roman"/>
                <w:color w:val="000000"/>
                <w:sz w:val="28"/>
                <w:szCs w:val="28"/>
                <w:lang w:eastAsia="ar-SA"/>
              </w:rPr>
              <w:t>доц. Олійник Ю.О.</w:t>
            </w:r>
          </w:p>
        </w:tc>
      </w:tr>
      <w:tr w:rsidR="0015696D" w:rsidRPr="0015696D" w14:paraId="622D1CC6" w14:textId="77777777" w:rsidTr="0053172F">
        <w:tblPrEx>
          <w:tblBorders>
            <w:top w:val="single" w:sz="4" w:space="0" w:color="auto"/>
            <w:left w:val="single" w:sz="4" w:space="0" w:color="auto"/>
            <w:right w:val="single" w:sz="4" w:space="0" w:color="auto"/>
          </w:tblBorders>
        </w:tblPrEx>
        <w:tc>
          <w:tcPr>
            <w:tcW w:w="2157" w:type="dxa"/>
            <w:tcBorders>
              <w:top w:val="nil"/>
              <w:left w:val="nil"/>
              <w:bottom w:val="nil"/>
              <w:right w:val="nil"/>
            </w:tcBorders>
          </w:tcPr>
          <w:p w14:paraId="20753474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</w:p>
        </w:tc>
        <w:tc>
          <w:tcPr>
            <w:tcW w:w="252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B6A11AB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lang w:eastAsia="ru-RU"/>
              </w:rPr>
            </w:pPr>
            <w:r w:rsidRPr="0015696D">
              <w:rPr>
                <w:rFonts w:ascii="Times New Roman" w:eastAsia="Times New Roman" w:hAnsi="Times New Roman"/>
                <w:sz w:val="24"/>
                <w:szCs w:val="20"/>
                <w:u w:val="single"/>
                <w:vertAlign w:val="subscript"/>
                <w:lang w:eastAsia="ru-RU"/>
              </w:rPr>
              <w:t>(підпис)</w:t>
            </w:r>
          </w:p>
        </w:tc>
        <w:tc>
          <w:tcPr>
            <w:tcW w:w="1379" w:type="dxa"/>
            <w:tcBorders>
              <w:top w:val="nil"/>
              <w:left w:val="nil"/>
              <w:bottom w:val="nil"/>
              <w:right w:val="nil"/>
            </w:tcBorders>
          </w:tcPr>
          <w:p w14:paraId="3F34AA8F" w14:textId="77777777" w:rsidR="0015696D" w:rsidRPr="0015696D" w:rsidRDefault="0015696D" w:rsidP="0015696D">
            <w:pPr>
              <w:jc w:val="center"/>
              <w:rPr>
                <w:rFonts w:ascii="Times New Roman" w:eastAsia="Times New Roman" w:hAnsi="Times New Roman"/>
                <w:sz w:val="24"/>
                <w:szCs w:val="20"/>
                <w:u w:val="single"/>
                <w:vertAlign w:val="subscript"/>
                <w:lang w:eastAsia="ru-RU"/>
              </w:rPr>
            </w:pPr>
          </w:p>
        </w:tc>
        <w:tc>
          <w:tcPr>
            <w:tcW w:w="357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27FF6D4" w14:textId="77777777" w:rsidR="0015696D" w:rsidRPr="0015696D" w:rsidRDefault="0015696D" w:rsidP="0015696D">
            <w:pPr>
              <w:spacing w:line="360" w:lineRule="auto"/>
              <w:rPr>
                <w:rFonts w:ascii="Times New Roman" w:hAnsi="Times New Roman"/>
                <w:sz w:val="28"/>
                <w:vertAlign w:val="subscript"/>
              </w:rPr>
            </w:pPr>
            <w:r w:rsidRPr="0015696D">
              <w:rPr>
                <w:rFonts w:ascii="Times New Roman" w:hAnsi="Times New Roman"/>
                <w:sz w:val="24"/>
                <w:vertAlign w:val="subscript"/>
              </w:rPr>
              <w:t>(прізвище, ім’я, по батькові)</w:t>
            </w:r>
          </w:p>
        </w:tc>
      </w:tr>
    </w:tbl>
    <w:p w14:paraId="77B5B822" w14:textId="77777777" w:rsidR="0015696D" w:rsidRPr="0015696D" w:rsidRDefault="0015696D" w:rsidP="0015696D">
      <w:pPr>
        <w:spacing w:line="240" w:lineRule="auto"/>
        <w:rPr>
          <w:rFonts w:ascii="Times New Roman" w:eastAsia="Times New Roman" w:hAnsi="Times New Roman" w:cs="Times New Roman"/>
          <w:sz w:val="24"/>
          <w:szCs w:val="20"/>
          <w:u w:val="single"/>
          <w:lang w:eastAsia="ru-RU"/>
        </w:rPr>
      </w:pPr>
    </w:p>
    <w:p w14:paraId="1165F940" w14:textId="77777777" w:rsidR="0015696D" w:rsidRPr="0015696D" w:rsidRDefault="0015696D" w:rsidP="0015696D">
      <w:pPr>
        <w:spacing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15696D">
        <w:rPr>
          <w:rFonts w:ascii="Times New Roman" w:eastAsia="Times New Roman" w:hAnsi="Times New Roman" w:cs="Times New Roman"/>
          <w:sz w:val="24"/>
          <w:szCs w:val="20"/>
          <w:lang w:eastAsia="ru-RU"/>
        </w:rPr>
        <w:t>"26" червня 20</w:t>
      </w:r>
      <w:r w:rsidRPr="0015696D">
        <w:rPr>
          <w:rFonts w:ascii="Times New Roman" w:eastAsia="Times New Roman" w:hAnsi="Times New Roman" w:cs="Times New Roman"/>
          <w:sz w:val="24"/>
          <w:szCs w:val="20"/>
          <w:lang w:val="ru-RU" w:eastAsia="ru-RU"/>
        </w:rPr>
        <w:t>22</w:t>
      </w:r>
      <w:r w:rsidRPr="0015696D">
        <w:rPr>
          <w:rFonts w:ascii="Times New Roman" w:eastAsia="Times New Roman" w:hAnsi="Times New Roman" w:cs="Times New Roman"/>
          <w:sz w:val="24"/>
          <w:szCs w:val="20"/>
          <w:lang w:eastAsia="ru-RU"/>
        </w:rPr>
        <w:t xml:space="preserve"> р.</w:t>
      </w:r>
    </w:p>
    <w:p w14:paraId="1017BA56" w14:textId="77777777" w:rsidR="0015696D" w:rsidRPr="0015696D" w:rsidRDefault="0015696D" w:rsidP="0015696D">
      <w:pPr>
        <w:spacing w:after="200" w:line="276" w:lineRule="auto"/>
        <w:rPr>
          <w:rFonts w:ascii="Times New Roman" w:hAnsi="Times New Roman" w:cs="Times New Roman"/>
          <w:sz w:val="28"/>
        </w:rPr>
        <w:sectPr w:rsidR="0015696D" w:rsidRPr="0015696D" w:rsidSect="00EF3AB9">
          <w:pgSz w:w="11906" w:h="16838"/>
          <w:pgMar w:top="851" w:right="851" w:bottom="851" w:left="1418" w:header="709" w:footer="709" w:gutter="0"/>
          <w:cols w:space="708"/>
          <w:titlePg/>
          <w:docGrid w:linePitch="381"/>
        </w:sectPr>
      </w:pPr>
    </w:p>
    <w:p w14:paraId="79541D8D" w14:textId="77777777" w:rsidR="0015696D" w:rsidRPr="0015696D" w:rsidRDefault="0015696D" w:rsidP="0015696D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ar-SA"/>
        </w:rPr>
      </w:pPr>
      <w:r w:rsidRPr="0015696D">
        <w:rPr>
          <w:rFonts w:ascii="Times New Roman" w:hAnsi="Times New Roman" w:cs="Times New Roman"/>
          <w:b/>
          <w:bCs/>
          <w:sz w:val="28"/>
          <w:szCs w:val="28"/>
          <w:lang w:eastAsia="ar-SA"/>
        </w:rPr>
        <w:lastRenderedPageBreak/>
        <w:t>АНОТАЦІЯ</w:t>
      </w:r>
    </w:p>
    <w:p w14:paraId="2AFE9FC9" w14:textId="39F8926B" w:rsidR="0015696D" w:rsidRPr="00847D73" w:rsidRDefault="0015696D" w:rsidP="0015696D">
      <w:pPr>
        <w:rPr>
          <w:rFonts w:ascii="Times New Roman" w:hAnsi="Times New Roman" w:cs="Times New Roman"/>
          <w:sz w:val="28"/>
          <w:szCs w:val="28"/>
          <w:lang w:val="en-US" w:eastAsia="ar-SA"/>
        </w:rPr>
      </w:pP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Пояснювальна записка до курсової роботи: </w:t>
      </w:r>
      <w:r w:rsidR="00FC009A">
        <w:rPr>
          <w:rFonts w:ascii="Times New Roman" w:hAnsi="Times New Roman" w:cs="Times New Roman"/>
          <w:sz w:val="28"/>
          <w:szCs w:val="28"/>
          <w:lang w:val="en-US" w:eastAsia="ar-SA"/>
        </w:rPr>
        <w:t>72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 сторін</w:t>
      </w:r>
      <w:r w:rsidR="00FC009A">
        <w:rPr>
          <w:rFonts w:ascii="Times New Roman" w:hAnsi="Times New Roman" w:cs="Times New Roman"/>
          <w:sz w:val="28"/>
          <w:szCs w:val="28"/>
          <w:lang w:eastAsia="ar-SA"/>
        </w:rPr>
        <w:t>ки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, </w:t>
      </w:r>
      <w:r w:rsidR="001B7BEE">
        <w:rPr>
          <w:rFonts w:ascii="Times New Roman" w:hAnsi="Times New Roman" w:cs="Times New Roman"/>
          <w:sz w:val="28"/>
          <w:szCs w:val="28"/>
          <w:lang w:eastAsia="ar-SA"/>
        </w:rPr>
        <w:t>45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 рисун</w:t>
      </w:r>
      <w:r w:rsidR="00FC009A">
        <w:rPr>
          <w:rFonts w:ascii="Times New Roman" w:hAnsi="Times New Roman" w:cs="Times New Roman"/>
          <w:sz w:val="28"/>
          <w:szCs w:val="28"/>
          <w:lang w:eastAsia="ar-SA"/>
        </w:rPr>
        <w:t>ків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>,</w:t>
      </w:r>
      <w:r w:rsidR="001B7BEE">
        <w:rPr>
          <w:rFonts w:ascii="Times New Roman" w:hAnsi="Times New Roman" w:cs="Times New Roman"/>
          <w:sz w:val="28"/>
          <w:szCs w:val="28"/>
          <w:lang w:eastAsia="ar-SA"/>
        </w:rPr>
        <w:t xml:space="preserve"> </w:t>
      </w:r>
      <w:r w:rsidR="00885120">
        <w:rPr>
          <w:rFonts w:ascii="Times New Roman" w:hAnsi="Times New Roman" w:cs="Times New Roman"/>
          <w:sz w:val="28"/>
          <w:szCs w:val="28"/>
          <w:lang w:val="en-US" w:eastAsia="ar-SA"/>
        </w:rPr>
        <w:t>10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  посилань.</w:t>
      </w:r>
    </w:p>
    <w:p w14:paraId="0544BBB6" w14:textId="57FC13C8" w:rsidR="0015696D" w:rsidRPr="0015696D" w:rsidRDefault="0015696D" w:rsidP="0015696D">
      <w:pPr>
        <w:rPr>
          <w:rFonts w:ascii="Times New Roman" w:hAnsi="Times New Roman" w:cs="Times New Roman"/>
          <w:sz w:val="28"/>
          <w:szCs w:val="28"/>
          <w:lang w:eastAsia="ar-SA"/>
        </w:rPr>
      </w:pP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Об’єкт дослідження: </w:t>
      </w:r>
      <w:r w:rsidR="004112CA">
        <w:rPr>
          <w:rFonts w:ascii="Times New Roman" w:hAnsi="Times New Roman" w:cs="Times New Roman"/>
          <w:sz w:val="28"/>
          <w:szCs w:val="28"/>
          <w:lang w:eastAsia="ar-SA"/>
        </w:rPr>
        <w:t>кластеризація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>.</w:t>
      </w:r>
    </w:p>
    <w:p w14:paraId="38E1F8DA" w14:textId="103492E5" w:rsidR="0015696D" w:rsidRPr="0015696D" w:rsidRDefault="0015696D" w:rsidP="0015696D">
      <w:pPr>
        <w:rPr>
          <w:rFonts w:ascii="Times New Roman" w:hAnsi="Times New Roman" w:cs="Times New Roman"/>
          <w:sz w:val="28"/>
          <w:szCs w:val="28"/>
          <w:lang w:eastAsia="ar-SA"/>
        </w:rPr>
      </w:pP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Предмет дослідження: </w:t>
      </w:r>
      <w:r w:rsidR="00A77E53">
        <w:rPr>
          <w:rFonts w:ascii="Times New Roman" w:hAnsi="Times New Roman" w:cs="Times New Roman"/>
          <w:sz w:val="28"/>
          <w:szCs w:val="28"/>
          <w:lang w:eastAsia="ar-SA"/>
        </w:rPr>
        <w:t>логічне порівняння алгоритмів кластеризації.</w:t>
      </w:r>
    </w:p>
    <w:p w14:paraId="5014A4D4" w14:textId="23826EA0" w:rsidR="0015696D" w:rsidRPr="0015696D" w:rsidRDefault="0015696D" w:rsidP="0015696D">
      <w:pPr>
        <w:rPr>
          <w:rFonts w:ascii="Times New Roman" w:hAnsi="Times New Roman" w:cs="Times New Roman"/>
          <w:sz w:val="28"/>
          <w:szCs w:val="28"/>
          <w:lang w:eastAsia="ar-SA"/>
        </w:rPr>
      </w:pP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Мета роботи: </w:t>
      </w:r>
      <w:r w:rsidR="006524B2">
        <w:rPr>
          <w:rFonts w:ascii="Times New Roman" w:hAnsi="Times New Roman" w:cs="Times New Roman"/>
          <w:sz w:val="28"/>
          <w:szCs w:val="28"/>
          <w:lang w:eastAsia="ar-SA"/>
        </w:rPr>
        <w:t>обро</w:t>
      </w:r>
      <w:r w:rsidR="005F46FF">
        <w:rPr>
          <w:rFonts w:ascii="Times New Roman" w:hAnsi="Times New Roman" w:cs="Times New Roman"/>
          <w:sz w:val="28"/>
          <w:szCs w:val="28"/>
          <w:lang w:eastAsia="ar-SA"/>
        </w:rPr>
        <w:t>бка даних логічного порівняння роботи алгоритмів кластеризації, а також прикладне використання алгоритмів на сховищі даних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>.</w:t>
      </w:r>
    </w:p>
    <w:p w14:paraId="4304267E" w14:textId="379879C9" w:rsidR="0015696D" w:rsidRPr="0015696D" w:rsidRDefault="0015696D" w:rsidP="0015696D">
      <w:pPr>
        <w:rPr>
          <w:rFonts w:ascii="Times New Roman" w:hAnsi="Times New Roman" w:cs="Times New Roman"/>
          <w:sz w:val="28"/>
          <w:szCs w:val="28"/>
          <w:lang w:eastAsia="ar-SA"/>
        </w:rPr>
      </w:pP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Дана курсова робота включає в себе: </w:t>
      </w:r>
      <w:r w:rsidR="005F46FF">
        <w:rPr>
          <w:rFonts w:ascii="Times New Roman" w:hAnsi="Times New Roman" w:cs="Times New Roman"/>
          <w:sz w:val="28"/>
          <w:szCs w:val="28"/>
          <w:lang w:eastAsia="ar-SA"/>
        </w:rPr>
        <w:t xml:space="preserve">аналіз </w:t>
      </w:r>
      <w:r w:rsidR="006524B2">
        <w:rPr>
          <w:rFonts w:ascii="Times New Roman" w:hAnsi="Times New Roman" w:cs="Times New Roman"/>
          <w:sz w:val="28"/>
          <w:szCs w:val="28"/>
          <w:lang w:eastAsia="ar-SA"/>
        </w:rPr>
        <w:t>даних сховища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, опис </w:t>
      </w:r>
      <w:r w:rsidR="006524B2">
        <w:rPr>
          <w:rFonts w:ascii="Times New Roman" w:hAnsi="Times New Roman" w:cs="Times New Roman"/>
          <w:sz w:val="28"/>
          <w:szCs w:val="28"/>
          <w:lang w:eastAsia="ar-SA"/>
        </w:rPr>
        <w:t>використання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 програмного забезпечення для інтелектуального аналізу даних, їх графічн</w:t>
      </w:r>
      <w:r w:rsidR="005F46FF">
        <w:rPr>
          <w:rFonts w:ascii="Times New Roman" w:hAnsi="Times New Roman" w:cs="Times New Roman"/>
          <w:sz w:val="28"/>
          <w:szCs w:val="28"/>
          <w:lang w:eastAsia="ar-SA"/>
        </w:rPr>
        <w:t>е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 xml:space="preserve"> відображення та </w:t>
      </w:r>
      <w:r w:rsidR="006524B2">
        <w:rPr>
          <w:rFonts w:ascii="Times New Roman" w:hAnsi="Times New Roman" w:cs="Times New Roman"/>
          <w:sz w:val="28"/>
          <w:szCs w:val="28"/>
          <w:lang w:eastAsia="ar-SA"/>
        </w:rPr>
        <w:t>логічне порівняння моделей</w:t>
      </w:r>
      <w:r w:rsidRPr="0015696D">
        <w:rPr>
          <w:rFonts w:ascii="Times New Roman" w:hAnsi="Times New Roman" w:cs="Times New Roman"/>
          <w:sz w:val="28"/>
          <w:szCs w:val="28"/>
          <w:lang w:eastAsia="ar-SA"/>
        </w:rPr>
        <w:t>.</w:t>
      </w:r>
    </w:p>
    <w:p w14:paraId="6AFEC487" w14:textId="29431C2E" w:rsidR="001B5D72" w:rsidRPr="00C825D9" w:rsidRDefault="0015696D" w:rsidP="0015696D">
      <w:pPr>
        <w:rPr>
          <w:rFonts w:ascii="Times New Roman" w:hAnsi="Times New Roman" w:cs="Times New Roman"/>
          <w:sz w:val="28"/>
          <w:szCs w:val="28"/>
          <w:lang w:val="en-US" w:eastAsia="ar-SA"/>
        </w:rPr>
      </w:pPr>
      <w:r>
        <w:rPr>
          <w:rFonts w:ascii="Times New Roman" w:hAnsi="Times New Roman" w:cs="Times New Roman"/>
          <w:sz w:val="28"/>
          <w:szCs w:val="28"/>
          <w:lang w:eastAsia="ar-SA"/>
        </w:rPr>
        <w:br w:type="page"/>
      </w:r>
    </w:p>
    <w:p w14:paraId="4B81B44A" w14:textId="77777777" w:rsidR="00F70976" w:rsidRPr="00CA7554" w:rsidRDefault="00A03822" w:rsidP="00CA7554">
      <w:pPr>
        <w:pStyle w:val="7"/>
      </w:pPr>
      <w:r w:rsidRPr="00CA7554">
        <w:lastRenderedPageBreak/>
        <w:t>ЗМІСТ</w:t>
      </w:r>
    </w:p>
    <w:p w14:paraId="49EE589E" w14:textId="6405CA93" w:rsidR="00F70976" w:rsidRPr="00335DD7" w:rsidRDefault="00A03822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ЗМІСТ………………………………………………………………………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…2</w:t>
      </w:r>
    </w:p>
    <w:p w14:paraId="57CA8827" w14:textId="00F2D9C9" w:rsidR="00F70976" w:rsidRPr="00335DD7" w:rsidRDefault="00893CB4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hyperlink w:anchor="Вступ" w:history="1">
        <w:r w:rsidR="00A03822"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ВСТУП</w:t>
        </w:r>
      </w:hyperlink>
      <w:r w:rsidR="00A03822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...4</w:t>
      </w:r>
    </w:p>
    <w:p w14:paraId="0FD62972" w14:textId="100E6733" w:rsidR="00F70976" w:rsidRDefault="00A0382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1.</w:t>
      </w:r>
      <w:hyperlink w:anchor="ПОСТАНОВКА_ЗАДАЧІ" w:history="1">
        <w:r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ПОСТ</w:t>
        </w:r>
        <w:r w:rsidR="00E905E1"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А</w:t>
        </w:r>
        <w:r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НОВКА</w:t>
        </w:r>
        <w:r w:rsidR="00335DD7">
          <w:rPr>
            <w:rStyle w:val="aa"/>
            <w:rFonts w:ascii="Times New Roman" w:eastAsia="Times New Roman" w:hAnsi="Times New Roman" w:cs="Times New Roman"/>
            <w:sz w:val="28"/>
            <w:szCs w:val="28"/>
            <w:lang w:val="ru-RU"/>
          </w:rPr>
          <w:t xml:space="preserve"> </w:t>
        </w:r>
        <w:r w:rsidR="00E905E1" w:rsidRPr="00710C6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ЗАДАЧІ</w:t>
        </w:r>
      </w:hyperlink>
      <w:r w:rsidR="00E905E1">
        <w:rPr>
          <w:rFonts w:ascii="Times New Roman" w:eastAsia="Times New Roman" w:hAnsi="Times New Roman" w:cs="Times New Roman"/>
          <w:sz w:val="28"/>
          <w:szCs w:val="28"/>
        </w:rPr>
        <w:t>......….....……………</w:t>
      </w:r>
      <w:r w:rsidR="00E42DFA">
        <w:rPr>
          <w:rFonts w:ascii="Times New Roman" w:eastAsia="Times New Roman" w:hAnsi="Times New Roman" w:cs="Times New Roman"/>
          <w:sz w:val="28"/>
          <w:szCs w:val="28"/>
        </w:rPr>
        <w:t>…………………………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...5</w:t>
      </w:r>
    </w:p>
    <w:p w14:paraId="1201BF16" w14:textId="0DB0DCD0" w:rsidR="001B7D67" w:rsidRDefault="001B7D6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1.1. </w:t>
      </w:r>
      <w:r w:rsidR="00893CB4">
        <w:fldChar w:fldCharType="begin"/>
      </w:r>
      <w:r w:rsidR="00893CB4">
        <w:instrText xml:space="preserve"> HYPERLINK \l "Огляд_предметної_області" </w:instrText>
      </w:r>
      <w:r w:rsidR="00893CB4">
        <w:fldChar w:fldCharType="separate"/>
      </w:r>
      <w:r w:rsidRPr="00710C6F">
        <w:rPr>
          <w:rStyle w:val="aa"/>
          <w:rFonts w:ascii="Times New Roman" w:eastAsia="Times New Roman" w:hAnsi="Times New Roman" w:cs="Times New Roman"/>
          <w:sz w:val="28"/>
          <w:szCs w:val="28"/>
        </w:rPr>
        <w:t>Огляд предметної області</w:t>
      </w:r>
      <w:r w:rsidR="00893CB4">
        <w:rPr>
          <w:rStyle w:val="aa"/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25621E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……………………………………………….5</w:t>
      </w:r>
    </w:p>
    <w:p w14:paraId="3DD89144" w14:textId="15C2B9C7" w:rsidR="001B7D67" w:rsidRDefault="001B7D6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1.2. </w:t>
      </w:r>
      <w:r w:rsidR="00893CB4">
        <w:fldChar w:fldCharType="begin"/>
      </w:r>
      <w:r w:rsidR="00893CB4">
        <w:instrText xml:space="preserve"> HYPERLINK \l "ОГЛЯД_ДОСТУПНИХ_ДЖЕРЕЛ_ДАНИХ" </w:instrText>
      </w:r>
      <w:r w:rsidR="00893CB4">
        <w:fldChar w:fldCharType="separate"/>
      </w:r>
      <w:r w:rsidRPr="00710C6F">
        <w:rPr>
          <w:rStyle w:val="aa"/>
          <w:rFonts w:ascii="Times New Roman" w:eastAsia="Times New Roman" w:hAnsi="Times New Roman" w:cs="Times New Roman"/>
          <w:sz w:val="28"/>
          <w:szCs w:val="28"/>
        </w:rPr>
        <w:t>Огляд доступних джерел даних</w:t>
      </w:r>
      <w:r w:rsidR="00893CB4">
        <w:rPr>
          <w:rStyle w:val="aa"/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25621E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………………………………………...6</w:t>
      </w:r>
    </w:p>
    <w:p w14:paraId="12CD6C76" w14:textId="23692535" w:rsidR="001B7D67" w:rsidRDefault="001B7D6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1.3. </w:t>
      </w:r>
      <w:r w:rsidR="00893CB4">
        <w:fldChar w:fldCharType="begin"/>
      </w:r>
      <w:r w:rsidR="00893CB4">
        <w:instrText xml:space="preserve"> HYPERLINK \l "ПОСТАНОВКА_ЗАДАЧІ" </w:instrText>
      </w:r>
      <w:r w:rsidR="00893CB4">
        <w:fldChar w:fldCharType="separate"/>
      </w:r>
      <w:r w:rsidRPr="00710C6F">
        <w:rPr>
          <w:rStyle w:val="aa"/>
          <w:rFonts w:ascii="Times New Roman" w:eastAsia="Times New Roman" w:hAnsi="Times New Roman" w:cs="Times New Roman"/>
          <w:sz w:val="28"/>
          <w:szCs w:val="28"/>
        </w:rPr>
        <w:t>Постановка задачі</w:t>
      </w:r>
      <w:r w:rsidR="00893CB4">
        <w:rPr>
          <w:rStyle w:val="aa"/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25621E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………………………………………………………..7</w:t>
      </w:r>
    </w:p>
    <w:p w14:paraId="0449A7ED" w14:textId="4AA7263A" w:rsidR="00F70976" w:rsidRDefault="00DB4B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</w:t>
      </w:r>
      <w:r w:rsidR="00A03822">
        <w:rPr>
          <w:rFonts w:ascii="Times New Roman" w:eastAsia="Times New Roman" w:hAnsi="Times New Roman" w:cs="Times New Roman"/>
          <w:sz w:val="28"/>
          <w:szCs w:val="28"/>
        </w:rPr>
        <w:t>.</w:t>
      </w:r>
      <w:bookmarkStart w:id="0" w:name="_Hlk102847129"/>
      <w:r w:rsidR="001D426D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="001D426D">
        <w:rPr>
          <w:rFonts w:ascii="Times New Roman" w:eastAsia="Times New Roman" w:hAnsi="Times New Roman" w:cs="Times New Roman"/>
          <w:sz w:val="28"/>
          <w:szCs w:val="28"/>
        </w:rPr>
        <w:instrText xml:space="preserve"> HYPERLINK  \l "Обгрунтування_Вибору_Методів" </w:instrText>
      </w:r>
      <w:r w:rsidR="001D426D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r w:rsidR="001B5D72" w:rsidRPr="001D426D">
        <w:rPr>
          <w:rStyle w:val="aa"/>
          <w:rFonts w:ascii="Times New Roman" w:eastAsia="Times New Roman" w:hAnsi="Times New Roman" w:cs="Times New Roman"/>
          <w:sz w:val="28"/>
          <w:szCs w:val="28"/>
        </w:rPr>
        <w:t>ОБҐРУНТУВАННЯ ВИБОРУ МЕТОДІВ ІНТЕЛЕКТУАЛЬНОГО АНАЛІЗУ ДАНИМИ</w:t>
      </w:r>
      <w:bookmarkEnd w:id="0"/>
      <w:r w:rsidR="001D426D">
        <w:rPr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91528D">
        <w:rPr>
          <w:rFonts w:ascii="Times New Roman" w:eastAsia="Times New Roman" w:hAnsi="Times New Roman" w:cs="Times New Roman"/>
          <w:sz w:val="28"/>
          <w:szCs w:val="28"/>
        </w:rPr>
        <w:t>…</w:t>
      </w:r>
      <w:r w:rsidR="001B5D72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…………………………………………………………….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.8</w:t>
      </w:r>
    </w:p>
    <w:p w14:paraId="6D15BA08" w14:textId="225A83AB" w:rsidR="00F70976" w:rsidRPr="00335DD7" w:rsidRDefault="00DB4B56" w:rsidP="001B7D6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="00A0382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 w:rsidR="00893CB4">
        <w:fldChar w:fldCharType="begin"/>
      </w:r>
      <w:r w:rsidR="00893CB4">
        <w:instrText xml:space="preserve"> HYPERLINK \l "Застосування_та_порівняння" </w:instrText>
      </w:r>
      <w:r w:rsidR="00893CB4">
        <w:fldChar w:fldCharType="separate"/>
      </w:r>
      <w:r w:rsidR="001B7D67" w:rsidRPr="009F210C">
        <w:rPr>
          <w:rStyle w:val="aa"/>
          <w:rFonts w:ascii="Times New Roman" w:eastAsia="Times New Roman" w:hAnsi="Times New Roman" w:cs="Times New Roman"/>
          <w:sz w:val="28"/>
          <w:szCs w:val="28"/>
        </w:rPr>
        <w:t>ЗАСТОСУВАННЯ ТА ПОРІВНЯННЯ ЕФЕКТИВНОСТІ МЕТОДІВ ІНТЕЛЕКТУАЛЬНОГО АНАЛІЗУ ДАНИМИ ДЛЯ ПОСТАВЛЕНОГО ЗАВДАННЯ</w:t>
      </w:r>
      <w:r w:rsidR="00893CB4">
        <w:rPr>
          <w:rStyle w:val="aa"/>
          <w:rFonts w:ascii="Times New Roman" w:eastAsia="Times New Roman" w:hAnsi="Times New Roman" w:cs="Times New Roman"/>
          <w:sz w:val="28"/>
          <w:szCs w:val="28"/>
        </w:rPr>
        <w:fldChar w:fldCharType="end"/>
      </w:r>
      <w:r w:rsidR="00335DD7">
        <w:rPr>
          <w:rStyle w:val="aa"/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10</w:t>
      </w:r>
    </w:p>
    <w:p w14:paraId="42B0AF93" w14:textId="0B3831BF" w:rsidR="001B7D67" w:rsidRPr="00335DD7" w:rsidRDefault="001B7D67" w:rsidP="001B7D6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B4B56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.1 </w:t>
      </w:r>
      <w:hyperlink w:anchor="Визначення_Моделей" w:history="1">
        <w:r w:rsidR="00EC432D" w:rsidRPr="001A334B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Визначення моделей та методів, що можуть бути використані</w:t>
        </w:r>
      </w:hyperlink>
      <w:r w:rsidR="00335DD7"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….10</w:t>
      </w:r>
    </w:p>
    <w:p w14:paraId="19FB6718" w14:textId="6217E500" w:rsidR="00B06F8D" w:rsidRPr="00335DD7" w:rsidRDefault="00B06F8D" w:rsidP="001B7D6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B4B56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 </w:t>
      </w:r>
      <w:hyperlink w:anchor="Вибір_ознак" w:history="1">
        <w:r w:rsidRPr="001D6A19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Вибір ознак, що будуть використані для аналізу</w:t>
        </w:r>
      </w:hyperlink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  <w:lang w:val="ru-RU"/>
        </w:rPr>
        <w:t>11</w:t>
      </w:r>
    </w:p>
    <w:p w14:paraId="66940196" w14:textId="3AB023E3" w:rsidR="00B06F8D" w:rsidRPr="00335DD7" w:rsidRDefault="00B06F8D" w:rsidP="001B7D6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B4B56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.3 </w:t>
      </w:r>
      <w:hyperlink w:anchor="k_means" w:history="1">
        <w:r w:rsidR="00BE0BCD" w:rsidRPr="00967CDF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K-means</w:t>
        </w:r>
      </w:hyperlink>
      <w:r w:rsidR="00335DD7">
        <w:rPr>
          <w:rStyle w:val="aa"/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</w:t>
      </w:r>
      <w:r w:rsidR="00335DD7">
        <w:rPr>
          <w:rFonts w:ascii="Times New Roman" w:eastAsia="Times New Roman" w:hAnsi="Times New Roman" w:cs="Times New Roman"/>
          <w:sz w:val="28"/>
          <w:szCs w:val="28"/>
          <w:lang w:val="ru-RU"/>
        </w:rPr>
        <w:t>…</w:t>
      </w:r>
      <w:r w:rsidR="0025621E">
        <w:rPr>
          <w:rFonts w:ascii="Times New Roman" w:eastAsia="Times New Roman" w:hAnsi="Times New Roman" w:cs="Times New Roman"/>
          <w:sz w:val="28"/>
          <w:szCs w:val="28"/>
          <w:lang w:val="ru-RU"/>
        </w:rPr>
        <w:t>...20</w:t>
      </w:r>
    </w:p>
    <w:p w14:paraId="0FEF4C20" w14:textId="465D4734" w:rsidR="00B06F8D" w:rsidRPr="00335DD7" w:rsidRDefault="00B06F8D" w:rsidP="001B7D6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B4B56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.4 </w:t>
      </w:r>
      <w:hyperlink w:anchor="Hierarchical_clustering" w:history="1">
        <w:r w:rsidR="00BE0BCD" w:rsidRPr="00967CDF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Hierarchal clustering</w:t>
        </w:r>
      </w:hyperlink>
      <w:r w:rsidR="00335DD7">
        <w:rPr>
          <w:rStyle w:val="aa"/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……………………………………</w:t>
      </w:r>
      <w:r w:rsidR="00335DD7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  <w:lang w:val="ru-RU"/>
        </w:rPr>
        <w:t>27</w:t>
      </w:r>
    </w:p>
    <w:p w14:paraId="649E565F" w14:textId="77F93E63" w:rsidR="00DA674C" w:rsidRDefault="00DA674C" w:rsidP="001B7D6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B4B56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.5 </w:t>
      </w:r>
      <w:hyperlink w:anchor="Fuzzy_C_means" w:history="1">
        <w:r w:rsidR="00BE0BCD" w:rsidRPr="00A224CA">
          <w:rPr>
            <w:rStyle w:val="aa"/>
            <w:rFonts w:ascii="Times New Roman" w:eastAsia="Times New Roman" w:hAnsi="Times New Roman" w:cs="Times New Roman"/>
            <w:sz w:val="28"/>
            <w:szCs w:val="28"/>
            <w:lang w:val="en-US"/>
          </w:rPr>
          <w:t>Fuzzy C-means</w:t>
        </w:r>
      </w:hyperlink>
      <w:r w:rsidR="00335DD7">
        <w:rPr>
          <w:rStyle w:val="aa"/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……………………………………</w:t>
      </w:r>
      <w:r w:rsidR="00335DD7"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  <w:lang w:val="ru-RU"/>
        </w:rPr>
        <w:t>31</w:t>
      </w:r>
    </w:p>
    <w:p w14:paraId="5ED60CC2" w14:textId="318CC1E9" w:rsidR="00335DD7" w:rsidRPr="00335DD7" w:rsidRDefault="00DB4B56" w:rsidP="001B7D6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335D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.6 </w:t>
      </w:r>
      <w:hyperlink w:anchor="кластер_з_більш_2" w:history="1">
        <w:r w:rsidR="00335DD7" w:rsidRPr="0025621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Кластеризація з більш ніж двома параметрами</w:t>
        </w:r>
      </w:hyperlink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…………………</w:t>
      </w:r>
      <w:r w:rsidR="00714360">
        <w:rPr>
          <w:rFonts w:ascii="Times New Roman" w:eastAsia="Times New Roman" w:hAnsi="Times New Roman" w:cs="Times New Roman"/>
          <w:sz w:val="28"/>
          <w:szCs w:val="28"/>
        </w:rPr>
        <w:t>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…3</w:t>
      </w:r>
      <w:r w:rsidR="00831CA3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3E81665B" w14:textId="36042C0E" w:rsidR="00DA674C" w:rsidRPr="00335DD7" w:rsidRDefault="00DA674C" w:rsidP="00461FD8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DB4B56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DB4B56">
        <w:rPr>
          <w:rFonts w:ascii="Times New Roman" w:eastAsia="Times New Roman" w:hAnsi="Times New Roman" w:cs="Times New Roman"/>
          <w:sz w:val="28"/>
          <w:szCs w:val="28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Висновки_щодо" w:history="1">
        <w:r w:rsidRPr="00EE167F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Висновки щодо якості побудованих моделей</w:t>
        </w:r>
      </w:hyperlink>
      <w:r w:rsidR="00335DD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</w:t>
      </w:r>
      <w:r w:rsidR="00335DD7">
        <w:rPr>
          <w:rFonts w:ascii="Times New Roman" w:eastAsia="Times New Roman" w:hAnsi="Times New Roman" w:cs="Times New Roman"/>
          <w:sz w:val="28"/>
          <w:szCs w:val="28"/>
          <w:lang w:val="ru-RU"/>
        </w:rPr>
        <w:t>………</w:t>
      </w:r>
      <w:r w:rsidR="0025621E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r w:rsidR="00831CA3">
        <w:rPr>
          <w:rFonts w:ascii="Times New Roman" w:eastAsia="Times New Roman" w:hAnsi="Times New Roman" w:cs="Times New Roman"/>
          <w:sz w:val="28"/>
          <w:szCs w:val="28"/>
          <w:lang w:val="ru-RU"/>
        </w:rPr>
        <w:t>45</w:t>
      </w:r>
    </w:p>
    <w:p w14:paraId="59CE56B9" w14:textId="77921FAF" w:rsidR="00F70976" w:rsidRDefault="00893CB4">
      <w:pPr>
        <w:rPr>
          <w:rFonts w:ascii="Times New Roman" w:eastAsia="Times New Roman" w:hAnsi="Times New Roman" w:cs="Times New Roman"/>
          <w:sz w:val="28"/>
          <w:szCs w:val="28"/>
        </w:rPr>
      </w:pPr>
      <w:hyperlink w:anchor="висн" w:history="1">
        <w:r w:rsidR="00A03822" w:rsidRPr="0025621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ВИСНОВ</w:t>
        </w:r>
        <w:r w:rsidR="00962633" w:rsidRPr="0025621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КИ</w:t>
        </w:r>
      </w:hyperlink>
      <w:r w:rsidR="0096263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..4</w:t>
      </w:r>
      <w:r w:rsidR="00831CA3">
        <w:rPr>
          <w:rFonts w:ascii="Times New Roman" w:eastAsia="Times New Roman" w:hAnsi="Times New Roman" w:cs="Times New Roman"/>
          <w:sz w:val="28"/>
          <w:szCs w:val="28"/>
        </w:rPr>
        <w:t>9</w:t>
      </w:r>
    </w:p>
    <w:p w14:paraId="5BE1CDE6" w14:textId="74445C16" w:rsidR="00F70976" w:rsidRDefault="00893CB4">
      <w:pPr>
        <w:rPr>
          <w:rFonts w:ascii="Times New Roman" w:eastAsia="Times New Roman" w:hAnsi="Times New Roman" w:cs="Times New Roman"/>
          <w:sz w:val="28"/>
          <w:szCs w:val="28"/>
        </w:rPr>
      </w:pPr>
      <w:hyperlink w:anchor="списоквик" w:history="1">
        <w:r w:rsidR="00831CA3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СПИСОК</w:t>
        </w:r>
        <w:r w:rsidR="00A03822" w:rsidRPr="0025621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 xml:space="preserve"> ВИКОРИС</w:t>
        </w:r>
        <w:r w:rsidR="00962633" w:rsidRPr="0025621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ТАНИХ ДЖЕРЕЛ</w:t>
        </w:r>
      </w:hyperlink>
      <w:r w:rsidR="00962633">
        <w:rPr>
          <w:rFonts w:ascii="Times New Roman" w:eastAsia="Times New Roman" w:hAnsi="Times New Roman" w:cs="Times New Roman"/>
          <w:sz w:val="28"/>
          <w:szCs w:val="28"/>
        </w:rPr>
        <w:t>…………………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….</w:t>
      </w:r>
      <w:r w:rsidR="00831CA3">
        <w:rPr>
          <w:rFonts w:ascii="Times New Roman" w:eastAsia="Times New Roman" w:hAnsi="Times New Roman" w:cs="Times New Roman"/>
          <w:sz w:val="28"/>
          <w:szCs w:val="28"/>
        </w:rPr>
        <w:t>50</w:t>
      </w:r>
    </w:p>
    <w:p w14:paraId="628D72D0" w14:textId="272A93B4" w:rsidR="00304717" w:rsidRDefault="00893CB4" w:rsidP="00304717">
      <w:pPr>
        <w:rPr>
          <w:rFonts w:ascii="Times New Roman" w:eastAsia="Times New Roman" w:hAnsi="Times New Roman" w:cs="Times New Roman"/>
          <w:sz w:val="28"/>
          <w:szCs w:val="28"/>
        </w:rPr>
      </w:pPr>
      <w:hyperlink w:anchor="додаток_А" w:history="1">
        <w:r w:rsidR="00A03822" w:rsidRPr="0025621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ДОДАТОК А</w:t>
        </w:r>
      </w:hyperlink>
      <w:r w:rsidR="00962633">
        <w:rPr>
          <w:rFonts w:ascii="Times New Roman" w:eastAsia="Times New Roman" w:hAnsi="Times New Roman" w:cs="Times New Roman"/>
          <w:sz w:val="28"/>
          <w:szCs w:val="28"/>
        </w:rPr>
        <w:t>………………………………………………………</w:t>
      </w:r>
      <w:r w:rsidR="00335DD7">
        <w:rPr>
          <w:rFonts w:ascii="Times New Roman" w:eastAsia="Times New Roman" w:hAnsi="Times New Roman" w:cs="Times New Roman"/>
          <w:sz w:val="28"/>
          <w:szCs w:val="28"/>
        </w:rPr>
        <w:t>…………</w:t>
      </w:r>
      <w:r w:rsidR="0025621E">
        <w:rPr>
          <w:rFonts w:ascii="Times New Roman" w:eastAsia="Times New Roman" w:hAnsi="Times New Roman" w:cs="Times New Roman"/>
          <w:sz w:val="28"/>
          <w:szCs w:val="28"/>
        </w:rPr>
        <w:t>.</w:t>
      </w:r>
      <w:r w:rsidR="00831CA3">
        <w:rPr>
          <w:rFonts w:ascii="Times New Roman" w:eastAsia="Times New Roman" w:hAnsi="Times New Roman" w:cs="Times New Roman"/>
          <w:sz w:val="28"/>
          <w:szCs w:val="28"/>
        </w:rPr>
        <w:t>52</w:t>
      </w:r>
    </w:p>
    <w:p w14:paraId="2C2F21A5" w14:textId="3D1603A4" w:rsidR="00304717" w:rsidRPr="00304717" w:rsidRDefault="00304717" w:rsidP="0030471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6EEF14B" w14:textId="21944905" w:rsidR="009F60BE" w:rsidRDefault="00A03822" w:rsidP="00CA7554">
      <w:pPr>
        <w:pStyle w:val="7"/>
      </w:pPr>
      <w:bookmarkStart w:id="1" w:name="Вступ"/>
      <w:r w:rsidRPr="00F25196">
        <w:lastRenderedPageBreak/>
        <w:t>ВСТУП</w:t>
      </w:r>
    </w:p>
    <w:p w14:paraId="50C2101E" w14:textId="77777777" w:rsidR="001B7BEE" w:rsidRPr="001B7BEE" w:rsidRDefault="001B7BEE" w:rsidP="001B7BEE"/>
    <w:bookmarkEnd w:id="1"/>
    <w:p w14:paraId="161B3300" w14:textId="77777777" w:rsidR="009F60BE" w:rsidRDefault="009F60BE" w:rsidP="00F2519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9F60BE">
        <w:rPr>
          <w:rFonts w:ascii="Times New Roman" w:eastAsia="Times New Roman" w:hAnsi="Times New Roman" w:cs="Times New Roman"/>
          <w:sz w:val="28"/>
          <w:szCs w:val="28"/>
        </w:rPr>
        <w:t xml:space="preserve">Кластеризація, або кластерний аналіз — це статистична процедура, задача якої полягає в розбитті вибірки об'єктів на підмножини, що не перетинаються і називаються кластерами. </w:t>
      </w:r>
    </w:p>
    <w:p w14:paraId="1C6F81A5" w14:textId="77777777" w:rsidR="009F60BE" w:rsidRDefault="009F60BE" w:rsidP="00F25196">
      <w:pPr>
        <w:rPr>
          <w:rFonts w:ascii="Times New Roman" w:eastAsia="Times New Roman" w:hAnsi="Times New Roman" w:cs="Times New Roman"/>
          <w:sz w:val="28"/>
          <w:szCs w:val="28"/>
        </w:rPr>
      </w:pPr>
      <w:r w:rsidRPr="009F60BE">
        <w:rPr>
          <w:rFonts w:ascii="Times New Roman" w:eastAsia="Times New Roman" w:hAnsi="Times New Roman" w:cs="Times New Roman"/>
          <w:sz w:val="28"/>
          <w:szCs w:val="28"/>
        </w:rPr>
        <w:t xml:space="preserve">Кожен кластер має складається зі схожих об'єктів, а об'єкти різних кластерів мають істотно відрізнятися один від одного. </w:t>
      </w:r>
    </w:p>
    <w:p w14:paraId="0609C970" w14:textId="743E7DDD" w:rsidR="009F60BE" w:rsidRDefault="009F60BE" w:rsidP="00F2519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9F60BE">
        <w:rPr>
          <w:rFonts w:ascii="Times New Roman" w:eastAsia="Times New Roman" w:hAnsi="Times New Roman" w:cs="Times New Roman"/>
          <w:sz w:val="28"/>
          <w:szCs w:val="28"/>
        </w:rPr>
        <w:t xml:space="preserve">Задача кластеризації відноситься до статистичної обробки, а також до широкого класу задач навчання без вчителя. Ще її можна описати через задачу класифікації. </w:t>
      </w:r>
    </w:p>
    <w:p w14:paraId="5B4D15C6" w14:textId="77777777" w:rsidR="009F60BE" w:rsidRDefault="009F60BE" w:rsidP="00F25196">
      <w:pPr>
        <w:rPr>
          <w:rFonts w:ascii="Times New Roman" w:eastAsia="Times New Roman" w:hAnsi="Times New Roman" w:cs="Times New Roman"/>
          <w:sz w:val="28"/>
          <w:szCs w:val="28"/>
        </w:rPr>
      </w:pPr>
      <w:r w:rsidRPr="009F60BE">
        <w:rPr>
          <w:rFonts w:ascii="Times New Roman" w:eastAsia="Times New Roman" w:hAnsi="Times New Roman" w:cs="Times New Roman"/>
          <w:sz w:val="28"/>
          <w:szCs w:val="28"/>
        </w:rPr>
        <w:t xml:space="preserve">Застосування кластеризації можна знайти у великій кількості доменів для неконтрольованого навчання. </w:t>
      </w:r>
    </w:p>
    <w:p w14:paraId="25F77697" w14:textId="137AA746" w:rsidR="001B5D72" w:rsidRDefault="009F60BE" w:rsidP="00F25196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9F60BE">
        <w:rPr>
          <w:rFonts w:ascii="Times New Roman" w:eastAsia="Times New Roman" w:hAnsi="Times New Roman" w:cs="Times New Roman"/>
          <w:sz w:val="28"/>
          <w:szCs w:val="28"/>
        </w:rPr>
        <w:t>Кластеризація також може бути використана для підвищення точності контрольованого алгоритму машинного навчання. Хоча це легко реалізувати, потрібно подбати про деякі критичні аспекти, як-от обробку викидів у даних та забезпечення того, щоб кожен кластер мав достатню кількість населення. Все це входить до складу сертифікації машинного навчання.</w:t>
      </w:r>
    </w:p>
    <w:p w14:paraId="636FF647" w14:textId="27E8493C" w:rsidR="009F60BE" w:rsidRDefault="009F60BE" w:rsidP="009F60BE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17CF8EA" w14:textId="648E9FC3" w:rsidR="00F70976" w:rsidRPr="009F60BE" w:rsidRDefault="001B5D72" w:rsidP="009F60B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18D3B06" w14:textId="3FF13DCB" w:rsidR="00F70976" w:rsidRDefault="00A03822" w:rsidP="00CA7554">
      <w:pPr>
        <w:pStyle w:val="7"/>
        <w:numPr>
          <w:ilvl w:val="0"/>
          <w:numId w:val="8"/>
        </w:numPr>
      </w:pPr>
      <w:r w:rsidRPr="00CA7554">
        <w:lastRenderedPageBreak/>
        <w:t>ПОСТАНОВКА ЗАДАЧІ</w:t>
      </w:r>
    </w:p>
    <w:p w14:paraId="24DC67FE" w14:textId="77777777" w:rsidR="001B7BEE" w:rsidRPr="001B7BEE" w:rsidRDefault="001B7BEE" w:rsidP="001B7BEE"/>
    <w:p w14:paraId="3F8C3A05" w14:textId="019AB4A7" w:rsidR="00AF4F32" w:rsidRPr="00F07330" w:rsidRDefault="00AF4F32" w:rsidP="004D14A1">
      <w:pPr>
        <w:pStyle w:val="8"/>
      </w:pPr>
      <w:bookmarkStart w:id="2" w:name="Огляд_предметної_області"/>
      <w:r w:rsidRPr="00F07330">
        <w:t xml:space="preserve">Огляд предметної області </w:t>
      </w:r>
    </w:p>
    <w:bookmarkEnd w:id="2"/>
    <w:p w14:paraId="0F12D35C" w14:textId="51A48F13" w:rsidR="00F70976" w:rsidRDefault="00A03822" w:rsidP="00AF4F32">
      <w:pPr>
        <w:rPr>
          <w:rFonts w:ascii="Times New Roman" w:eastAsia="Times New Roman" w:hAnsi="Times New Roman" w:cs="Times New Roman"/>
          <w:sz w:val="28"/>
          <w:szCs w:val="28"/>
        </w:rPr>
      </w:pPr>
      <w:r w:rsidRPr="00AF4F32">
        <w:rPr>
          <w:rFonts w:ascii="Times New Roman" w:eastAsia="Times New Roman" w:hAnsi="Times New Roman" w:cs="Times New Roman"/>
          <w:sz w:val="28"/>
          <w:szCs w:val="28"/>
        </w:rPr>
        <w:t xml:space="preserve">Метою роботи є </w:t>
      </w:r>
      <w:r w:rsidR="004D1303" w:rsidRPr="00AF4F32">
        <w:rPr>
          <w:rFonts w:ascii="Times New Roman" w:eastAsia="Times New Roman" w:hAnsi="Times New Roman" w:cs="Times New Roman"/>
          <w:sz w:val="28"/>
          <w:szCs w:val="28"/>
        </w:rPr>
        <w:t>аналіз роботи різних методів кластеризації на прикладі бази даних витрат сімей.</w:t>
      </w:r>
      <w:r w:rsidR="00AF4F3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7E714D0" w14:textId="77777777" w:rsidR="00E951D6" w:rsidRDefault="00E951D6" w:rsidP="00E951D6">
      <w:pPr>
        <w:rPr>
          <w:rFonts w:ascii="Times New Roman" w:eastAsia="Times New Roman" w:hAnsi="Times New Roman" w:cs="Times New Roman"/>
          <w:sz w:val="28"/>
          <w:szCs w:val="28"/>
        </w:rPr>
      </w:pPr>
      <w:r w:rsidRPr="00E951D6">
        <w:rPr>
          <w:rFonts w:ascii="Times New Roman" w:eastAsia="Times New Roman" w:hAnsi="Times New Roman" w:cs="Times New Roman"/>
          <w:sz w:val="28"/>
          <w:szCs w:val="28"/>
        </w:rPr>
        <w:t>Кластерний аналіз — це завдання поділу даної вибірки об’єктів (ситуацій) на підмножини, які називаються кластерами, таким чином, щоб кожен кластер складався з подібних об’єктів, а об’єкти різних кластерів суттєво відрізнялися. Завдання кластеризації відноситься до статистичної обробки, а також до широкого кола навчальних завдань без вчителя.</w:t>
      </w:r>
    </w:p>
    <w:p w14:paraId="184EFE11" w14:textId="21857505" w:rsidR="00E951D6" w:rsidRPr="00E951D6" w:rsidRDefault="00E951D6" w:rsidP="00E951D6">
      <w:pPr>
        <w:rPr>
          <w:rFonts w:ascii="Times New Roman" w:eastAsia="Times New Roman" w:hAnsi="Times New Roman" w:cs="Times New Roman"/>
          <w:sz w:val="28"/>
          <w:szCs w:val="28"/>
        </w:rPr>
      </w:pPr>
      <w:r w:rsidRPr="00E951D6">
        <w:rPr>
          <w:rFonts w:ascii="Times New Roman" w:eastAsia="Times New Roman" w:hAnsi="Times New Roman" w:cs="Times New Roman"/>
          <w:sz w:val="28"/>
          <w:szCs w:val="28"/>
        </w:rPr>
        <w:t>Кластеризація — це метод пошуку шаблонів, які призначені для розбиття набору об’єктів на однорідні групи (кластери) або для пошуку наявних структур у даних.</w:t>
      </w:r>
    </w:p>
    <w:p w14:paraId="200A8182" w14:textId="66D9D3CB" w:rsidR="00E951D6" w:rsidRPr="00E951D6" w:rsidRDefault="00E951D6" w:rsidP="00E951D6">
      <w:pPr>
        <w:rPr>
          <w:rFonts w:ascii="Times New Roman" w:eastAsia="Times New Roman" w:hAnsi="Times New Roman" w:cs="Times New Roman"/>
          <w:sz w:val="28"/>
          <w:szCs w:val="28"/>
        </w:rPr>
      </w:pPr>
      <w:r w:rsidRPr="00E951D6">
        <w:rPr>
          <w:rFonts w:ascii="Times New Roman" w:eastAsia="Times New Roman" w:hAnsi="Times New Roman" w:cs="Times New Roman"/>
          <w:sz w:val="28"/>
          <w:szCs w:val="28"/>
        </w:rPr>
        <w:t>Метою кластеризації є отримання нових знань. Це як «знайти скарб у власному підвалі».</w:t>
      </w:r>
    </w:p>
    <w:p w14:paraId="70642D7A" w14:textId="5C0918ED" w:rsidR="00E951D6" w:rsidRDefault="00E951D6" w:rsidP="00E951D6">
      <w:pPr>
        <w:rPr>
          <w:rFonts w:ascii="Times New Roman" w:eastAsia="Times New Roman" w:hAnsi="Times New Roman" w:cs="Times New Roman"/>
          <w:sz w:val="28"/>
          <w:szCs w:val="28"/>
        </w:rPr>
      </w:pP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Навіщо це потрібно компаніям? Щоб краще пізнати своїх клієнтів. Знайти індивідуальний підхід до кожного клієнта, а не працювати з усіма однаково </w:t>
      </w:r>
      <w:r w:rsidR="00AF4F32">
        <w:rPr>
          <w:rFonts w:ascii="Times New Roman" w:eastAsia="Times New Roman" w:hAnsi="Times New Roman" w:cs="Times New Roman"/>
          <w:sz w:val="28"/>
          <w:szCs w:val="28"/>
        </w:rPr>
        <w:t xml:space="preserve">Аналіз даних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цієї курсової роботи </w:t>
      </w:r>
      <w:r w:rsidR="00AF4F32">
        <w:rPr>
          <w:rFonts w:ascii="Times New Roman" w:eastAsia="Times New Roman" w:hAnsi="Times New Roman" w:cs="Times New Roman"/>
          <w:sz w:val="28"/>
          <w:szCs w:val="28"/>
        </w:rPr>
        <w:t xml:space="preserve">дає змогу більш точно підібрати потрібний алгоритм кластеризації для своїх, або корпоративних проблем. </w:t>
      </w:r>
    </w:p>
    <w:p w14:paraId="6A8DC69B" w14:textId="5C0918ED" w:rsidR="00F70976" w:rsidRPr="00E951D6" w:rsidRDefault="00E951D6" w:rsidP="00E951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BD96CFA" w14:textId="59537E1D" w:rsidR="00E951D6" w:rsidRPr="00F07330" w:rsidRDefault="00267258" w:rsidP="004D14A1">
      <w:pPr>
        <w:pStyle w:val="8"/>
      </w:pPr>
      <w:bookmarkStart w:id="3" w:name="ОГЛЯД_ДОСТУПНИХ_ДЖЕРЕЛ_ДАНИХ"/>
      <w:r w:rsidRPr="00F07330">
        <w:lastRenderedPageBreak/>
        <w:t>Огляд доступних джерел даних</w:t>
      </w:r>
    </w:p>
    <w:bookmarkEnd w:id="3"/>
    <w:p w14:paraId="0FBFDC56" w14:textId="00164E34" w:rsidR="00E51300" w:rsidRDefault="00A03822" w:rsidP="00E513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 w:rsidRPr="00E951D6">
        <w:rPr>
          <w:rFonts w:ascii="Times New Roman" w:eastAsia="Times New Roman" w:hAnsi="Times New Roman" w:cs="Times New Roman"/>
          <w:sz w:val="28"/>
          <w:szCs w:val="28"/>
        </w:rPr>
        <w:t>Якщо проаналізувати дані в мережі Інтернет, то ви</w:t>
      </w:r>
      <w:r w:rsidR="00E905E1" w:rsidRPr="00E951D6">
        <w:rPr>
          <w:rFonts w:ascii="Times New Roman" w:eastAsia="Times New Roman" w:hAnsi="Times New Roman" w:cs="Times New Roman"/>
          <w:sz w:val="28"/>
          <w:szCs w:val="28"/>
        </w:rPr>
        <w:t xml:space="preserve"> в першу чергу зустрінете декілька сайтів з інформацією </w:t>
      </w:r>
      <w:r w:rsidR="00E51300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B80556">
        <w:rPr>
          <w:rFonts w:ascii="Times New Roman" w:eastAsia="Times New Roman" w:hAnsi="Times New Roman" w:cs="Times New Roman"/>
          <w:sz w:val="28"/>
          <w:szCs w:val="28"/>
        </w:rPr>
        <w:t>датасетами</w:t>
      </w:r>
      <w:r w:rsidR="00E51300">
        <w:rPr>
          <w:rFonts w:ascii="Times New Roman" w:eastAsia="Times New Roman" w:hAnsi="Times New Roman" w:cs="Times New Roman"/>
          <w:sz w:val="28"/>
          <w:szCs w:val="28"/>
        </w:rPr>
        <w:t xml:space="preserve"> на будь-яку тему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. Найбільшими та найвідомішими серед них є </w:t>
      </w:r>
      <w:r w:rsidR="00E51300" w:rsidRPr="00335DD7">
        <w:rPr>
          <w:rFonts w:ascii="Times New Roman" w:hAnsi="Times New Roman" w:cs="Times New Roman"/>
          <w:sz w:val="28"/>
          <w:szCs w:val="28"/>
        </w:rPr>
        <w:t>https://www.kaggle.com/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 w:rsidR="00E51300" w:rsidRPr="00335DD7">
        <w:rPr>
          <w:rFonts w:ascii="Times New Roman" w:hAnsi="Times New Roman" w:cs="Times New Roman"/>
          <w:sz w:val="28"/>
          <w:szCs w:val="28"/>
        </w:rPr>
        <w:t>https://www.drivendata.org/</w:t>
      </w:r>
      <w:r w:rsidRPr="00335DD7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BA0D948" w14:textId="48643ABA" w:rsidR="00F70976" w:rsidRDefault="00A03822" w:rsidP="00E513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</w:rPr>
      </w:pP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Ці сервіси збирають дані з </w:t>
      </w:r>
      <w:r w:rsidR="00E51300">
        <w:rPr>
          <w:rFonts w:ascii="Times New Roman" w:eastAsia="Times New Roman" w:hAnsi="Times New Roman" w:cs="Times New Roman"/>
          <w:sz w:val="28"/>
          <w:szCs w:val="28"/>
        </w:rPr>
        <w:t xml:space="preserve">багатьох сфер людської діяльності 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та дозволяють користувачу </w:t>
      </w:r>
      <w:r w:rsidR="00E905E1" w:rsidRPr="00E951D6">
        <w:rPr>
          <w:rFonts w:ascii="Times New Roman" w:eastAsia="Times New Roman" w:hAnsi="Times New Roman" w:cs="Times New Roman"/>
          <w:sz w:val="28"/>
          <w:szCs w:val="28"/>
        </w:rPr>
        <w:t>переглянути інформацію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 xml:space="preserve"> з кожного</w:t>
      </w:r>
      <w:r w:rsidR="00E905E1" w:rsidRPr="00E951D6">
        <w:rPr>
          <w:rFonts w:ascii="Times New Roman" w:eastAsia="Times New Roman" w:hAnsi="Times New Roman" w:cs="Times New Roman"/>
          <w:sz w:val="28"/>
          <w:szCs w:val="28"/>
        </w:rPr>
        <w:t xml:space="preserve"> з них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>. Ці сервіси є досить успішними, але більше репрезентують клієнтську частину ринку</w:t>
      </w:r>
      <w:r w:rsidR="00E51300">
        <w:rPr>
          <w:rFonts w:ascii="Times New Roman" w:eastAsia="Times New Roman" w:hAnsi="Times New Roman" w:cs="Times New Roman"/>
          <w:sz w:val="28"/>
          <w:szCs w:val="28"/>
        </w:rPr>
        <w:t xml:space="preserve"> задля навчання аналізу даних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>. Хоча ці сервіси також зберігають дані і можуть їх надавати</w:t>
      </w:r>
      <w:r w:rsidR="00E51300">
        <w:rPr>
          <w:rFonts w:ascii="Times New Roman" w:eastAsia="Times New Roman" w:hAnsi="Times New Roman" w:cs="Times New Roman"/>
          <w:sz w:val="28"/>
          <w:szCs w:val="28"/>
        </w:rPr>
        <w:t xml:space="preserve"> всім бажаючим, вони не являються освітніми програмами та не навчають користувача користуватись цими даними</w:t>
      </w:r>
      <w:r w:rsidRPr="00E951D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82DC3B1" w14:textId="4D2FBAE0" w:rsidR="007B4CFB" w:rsidRPr="00D85E19" w:rsidRDefault="007B4CFB" w:rsidP="00E513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 боку </w:t>
      </w:r>
      <w:r w:rsidRPr="007B4CFB">
        <w:rPr>
          <w:rFonts w:ascii="Times New Roman" w:eastAsia="Times New Roman" w:hAnsi="Times New Roman" w:cs="Times New Roman"/>
          <w:sz w:val="28"/>
          <w:szCs w:val="28"/>
        </w:rPr>
        <w:t>машинного навчання,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7B4CFB">
        <w:rPr>
          <w:rFonts w:ascii="Times New Roman" w:eastAsia="Times New Roman" w:hAnsi="Times New Roman" w:cs="Times New Roman"/>
          <w:sz w:val="28"/>
          <w:szCs w:val="28"/>
        </w:rPr>
        <w:t xml:space="preserve">прекрасними доступними інтернет джерелами є </w:t>
      </w:r>
      <w:hyperlink r:id="rId10" w:history="1">
        <w:r w:rsidRPr="00B26071">
          <w:rPr>
            <w:rStyle w:val="aa"/>
            <w:rFonts w:ascii="Times New Roman" w:eastAsia="Times New Roman" w:hAnsi="Times New Roman" w:cs="Times New Roman"/>
            <w:sz w:val="28"/>
            <w:szCs w:val="28"/>
            <w:lang w:val="ru-RU"/>
          </w:rPr>
          <w:t>https://towardsdatascience.com/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 </w:t>
      </w:r>
      <w:hyperlink r:id="rId11" w:history="1">
        <w:r w:rsidR="00D85E19" w:rsidRPr="00D24ECA">
          <w:rPr>
            <w:rStyle w:val="aa"/>
            <w:rFonts w:ascii="Times New Roman" w:eastAsia="Times New Roman" w:hAnsi="Times New Roman" w:cs="Times New Roman"/>
            <w:sz w:val="28"/>
            <w:szCs w:val="28"/>
            <w:lang w:val="ru-RU"/>
          </w:rPr>
          <w:t>https://www.globaltechcouncil.org/</w:t>
        </w:r>
      </w:hyperlink>
      <w:r w:rsidR="00D85E1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24BC78FF" w14:textId="77777777" w:rsidR="00F70976" w:rsidRDefault="00F70976">
      <w:pPr>
        <w:jc w:val="center"/>
        <w:rPr>
          <w:sz w:val="36"/>
          <w:szCs w:val="36"/>
        </w:rPr>
      </w:pPr>
    </w:p>
    <w:p w14:paraId="6D7AA04E" w14:textId="77777777" w:rsidR="00F70976" w:rsidRDefault="00F70976">
      <w:pPr>
        <w:jc w:val="center"/>
        <w:rPr>
          <w:sz w:val="36"/>
          <w:szCs w:val="36"/>
        </w:rPr>
      </w:pPr>
    </w:p>
    <w:p w14:paraId="1464D017" w14:textId="77777777" w:rsidR="00F70976" w:rsidRDefault="00F70976">
      <w:pPr>
        <w:rPr>
          <w:sz w:val="36"/>
          <w:szCs w:val="36"/>
        </w:rPr>
      </w:pPr>
    </w:p>
    <w:p w14:paraId="7A8FD0A7" w14:textId="77777777" w:rsidR="009C6909" w:rsidRDefault="009C6909">
      <w:pP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br w:type="page"/>
      </w:r>
    </w:p>
    <w:p w14:paraId="7A448FC0" w14:textId="5040D581" w:rsidR="00F70976" w:rsidRPr="004D14A1" w:rsidRDefault="00267258" w:rsidP="004D14A1">
      <w:pPr>
        <w:pStyle w:val="8"/>
      </w:pPr>
      <w:bookmarkStart w:id="4" w:name="ПОСТАНОВКА_ЗАДАЧІ"/>
      <w:r w:rsidRPr="004D14A1">
        <w:lastRenderedPageBreak/>
        <w:t>Постановка задачі</w:t>
      </w:r>
    </w:p>
    <w:bookmarkEnd w:id="4"/>
    <w:p w14:paraId="20CA3F23" w14:textId="6E0C108E" w:rsidR="00B80556" w:rsidRDefault="00B80556" w:rsidP="00B805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Основним завданням цієї </w:t>
      </w:r>
      <w:r w:rsidRPr="00AF4F32">
        <w:rPr>
          <w:rFonts w:ascii="Times New Roman" w:eastAsia="Times New Roman" w:hAnsi="Times New Roman" w:cs="Times New Roman"/>
          <w:sz w:val="28"/>
          <w:szCs w:val="28"/>
        </w:rPr>
        <w:t>роботи є аналіз роботи різних методів кластеризації на прикладі бази даних витрат сімей.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4B5251C" w14:textId="0EBB29AE" w:rsidR="00B80556" w:rsidRDefault="00B80556" w:rsidP="00B805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ці</w:t>
      </w:r>
      <w:r w:rsidR="008E3D37">
        <w:rPr>
          <w:rFonts w:ascii="Times New Roman" w:eastAsia="Times New Roman" w:hAnsi="Times New Roman" w:cs="Times New Roman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роботі буде розглянуто декілька алгоритмів кластеризації з практичним використанням на </w:t>
      </w:r>
      <w:r w:rsidR="008E3D37">
        <w:rPr>
          <w:rFonts w:ascii="Times New Roman" w:eastAsia="Times New Roman" w:hAnsi="Times New Roman" w:cs="Times New Roman"/>
          <w:sz w:val="28"/>
          <w:szCs w:val="28"/>
        </w:rPr>
        <w:t>існуючому датасеті прибутків та витрат філіппінських сімей.</w:t>
      </w:r>
    </w:p>
    <w:p w14:paraId="07F81F6B" w14:textId="77777777" w:rsidR="008E3D37" w:rsidRDefault="008E3D37" w:rsidP="00B8055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 проведемо аналіз роботи таких алгоритмів кластеризації: </w:t>
      </w:r>
    </w:p>
    <w:p w14:paraId="06232194" w14:textId="1617E4F0" w:rsidR="008E3D37" w:rsidRPr="008E3D37" w:rsidRDefault="008E3D37" w:rsidP="008E3D37">
      <w:pPr>
        <w:pStyle w:val="a0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E3D37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8E3D37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8E3D37">
        <w:rPr>
          <w:rFonts w:ascii="Times New Roman" w:eastAsia="Times New Roman" w:hAnsi="Times New Roman" w:cs="Times New Roman"/>
          <w:sz w:val="28"/>
          <w:szCs w:val="28"/>
          <w:lang w:val="en-US"/>
        </w:rPr>
        <w:t>means</w:t>
      </w:r>
      <w:r w:rsidRPr="008E3D3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</w:p>
    <w:p w14:paraId="32AE0E34" w14:textId="1C59180A" w:rsidR="008E3D37" w:rsidRDefault="008E3D37" w:rsidP="008E3D37">
      <w:pPr>
        <w:pStyle w:val="a0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E3D37">
        <w:rPr>
          <w:rFonts w:ascii="Times New Roman" w:eastAsia="Times New Roman" w:hAnsi="Times New Roman" w:cs="Times New Roman"/>
          <w:sz w:val="28"/>
          <w:szCs w:val="28"/>
        </w:rPr>
        <w:t>ієрархічний метод</w:t>
      </w:r>
    </w:p>
    <w:p w14:paraId="3D3AA398" w14:textId="698D83E9" w:rsidR="008E3D37" w:rsidRPr="008E3D37" w:rsidRDefault="008E3D37" w:rsidP="008E3D37">
      <w:pPr>
        <w:pStyle w:val="a0"/>
        <w:numPr>
          <w:ilvl w:val="0"/>
          <w:numId w:val="9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8E3D37">
        <w:rPr>
          <w:rFonts w:ascii="Times New Roman" w:eastAsia="Times New Roman" w:hAnsi="Times New Roman" w:cs="Times New Roman"/>
          <w:sz w:val="28"/>
          <w:szCs w:val="28"/>
          <w:lang w:val="en-US"/>
        </w:rPr>
        <w:t>fuzzy</w:t>
      </w:r>
      <w:r w:rsidRPr="008E3D3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E3D37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8E3D37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8E3D37">
        <w:rPr>
          <w:rFonts w:ascii="Times New Roman" w:eastAsia="Times New Roman" w:hAnsi="Times New Roman" w:cs="Times New Roman"/>
          <w:sz w:val="28"/>
          <w:szCs w:val="28"/>
          <w:lang w:val="en-US"/>
        </w:rPr>
        <w:t>means</w:t>
      </w:r>
    </w:p>
    <w:p w14:paraId="6E49C21B" w14:textId="51A9340D" w:rsidR="0040464E" w:rsidRPr="0040464E" w:rsidRDefault="008E3D37" w:rsidP="0040464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Проведений аналіз порівняння цих методів кластеризації дасть відповідь на питання швидкодії та переваги використання окремих алгоритмів в різних задачах.</w:t>
      </w:r>
      <w:r w:rsidR="00777F15" w:rsidRPr="00777F1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6A87AB2B" w14:textId="5682B13D" w:rsidR="00777F15" w:rsidRPr="00777F15" w:rsidRDefault="00777F15" w:rsidP="008E3D3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кожного алгоритма будуть зазначені відповідні математичні обґрунтування, схеми, діаграми, дендрограми, тощо…</w:t>
      </w:r>
    </w:p>
    <w:p w14:paraId="437798F8" w14:textId="77777777" w:rsidR="008E3D37" w:rsidRDefault="008E3D3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18EC025" w14:textId="0454E8E0" w:rsidR="00837976" w:rsidRDefault="00837976" w:rsidP="00CA7554">
      <w:pPr>
        <w:pStyle w:val="7"/>
        <w:numPr>
          <w:ilvl w:val="0"/>
          <w:numId w:val="8"/>
        </w:numPr>
      </w:pPr>
      <w:bookmarkStart w:id="5" w:name="Обгрунтування_Вибору_Методів"/>
      <w:bookmarkStart w:id="6" w:name="Розробка_сховища_даних"/>
      <w:r w:rsidRPr="007A0E9E">
        <w:lastRenderedPageBreak/>
        <w:t>ОБҐРУНТУВАННЯ ВИБОРУ МЕТОДІВ ІНТЕЛЕКТУАЛЬНОГО АНАЛІЗУ ДАНИМИ</w:t>
      </w:r>
    </w:p>
    <w:p w14:paraId="48769578" w14:textId="77777777" w:rsidR="0040464E" w:rsidRPr="0040464E" w:rsidRDefault="0040464E" w:rsidP="0040464E"/>
    <w:bookmarkEnd w:id="5"/>
    <w:p w14:paraId="6A7ADEFC" w14:textId="47F6B498" w:rsidR="00C61DB9" w:rsidRDefault="00C61DB9" w:rsidP="0071436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даній роботі ми будемо використовувати </w:t>
      </w:r>
      <w:r w:rsidR="00A967E9">
        <w:rPr>
          <w:rFonts w:ascii="Times New Roman" w:eastAsia="Times New Roman" w:hAnsi="Times New Roman" w:cs="Times New Roman"/>
          <w:color w:val="000000"/>
          <w:sz w:val="28"/>
          <w:szCs w:val="28"/>
        </w:rPr>
        <w:t>мову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програмування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Pr="00C61D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 су</w:t>
      </w:r>
      <w:r w:rsidRPr="00C61DB9">
        <w:rPr>
          <w:rFonts w:ascii="Times New Roman" w:eastAsia="Times New Roman" w:hAnsi="Times New Roman" w:cs="Times New Roman"/>
          <w:color w:val="000000"/>
          <w:sz w:val="28"/>
          <w:szCs w:val="28"/>
        </w:rPr>
        <w:t>путн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 бібліотеки.</w:t>
      </w:r>
      <w:r w:rsidR="009F60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Обґрунтовано це тим, що в нинішній час це одна з найбільш популярних мов програмування та тим, що вона проста у застосуванні.</w:t>
      </w:r>
    </w:p>
    <w:p w14:paraId="3D0982EE" w14:textId="2D81D798" w:rsidR="00AD6773" w:rsidRDefault="00C61DB9" w:rsidP="0071436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Середовищем програмування буде використаний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Jupyter</w:t>
      </w:r>
      <w:proofErr w:type="spellEnd"/>
      <w:r w:rsidRPr="00C61D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Notebook</w:t>
      </w:r>
      <w:r w:rsidR="00AD67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а точніше його більш доступна </w:t>
      </w:r>
      <w:proofErr w:type="spellStart"/>
      <w:r w:rsidR="00AD677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gui</w:t>
      </w:r>
      <w:proofErr w:type="spellEnd"/>
      <w:r w:rsidR="00AD6773" w:rsidRPr="00AD677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</w:t>
      </w:r>
      <w:r w:rsidRPr="00C61D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Google</w:t>
      </w:r>
      <w:r w:rsidRPr="00C61DB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Collab</w:t>
      </w:r>
      <w:r w:rsidR="00AD6773" w:rsidRPr="00AD677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9F60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Це середовище дозволяє юзеру виконувати код </w:t>
      </w:r>
      <w:proofErr w:type="spellStart"/>
      <w:r w:rsidR="009F60BE">
        <w:rPr>
          <w:rFonts w:ascii="Times New Roman" w:eastAsia="Times New Roman" w:hAnsi="Times New Roman" w:cs="Times New Roman"/>
          <w:color w:val="000000"/>
          <w:sz w:val="28"/>
          <w:szCs w:val="28"/>
        </w:rPr>
        <w:t>порядково</w:t>
      </w:r>
      <w:proofErr w:type="spellEnd"/>
      <w:r w:rsidR="009F60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один кусок </w:t>
      </w:r>
      <w:proofErr w:type="spellStart"/>
      <w:r w:rsidR="009F60BE">
        <w:rPr>
          <w:rFonts w:ascii="Times New Roman" w:eastAsia="Times New Roman" w:hAnsi="Times New Roman" w:cs="Times New Roman"/>
          <w:color w:val="000000"/>
          <w:sz w:val="28"/>
          <w:szCs w:val="28"/>
        </w:rPr>
        <w:t>кода</w:t>
      </w:r>
      <w:proofErr w:type="spellEnd"/>
      <w:r w:rsidR="009F60B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за іншим.</w:t>
      </w:r>
    </w:p>
    <w:p w14:paraId="6938AAE6" w14:textId="2DC93710" w:rsidR="00A967E9" w:rsidRPr="00AD6773" w:rsidRDefault="00A967E9" w:rsidP="0071436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Аналізуючи джерела інформації про кластеризацію, зокрема електронне джерело номер 7, були виявлені найбільш використовувані алгоритми кластеризації, чим і обґрунтований вибір цих алгоритмів.</w:t>
      </w:r>
    </w:p>
    <w:p w14:paraId="77C16345" w14:textId="3E982FB4" w:rsidR="00837976" w:rsidRDefault="00837976" w:rsidP="0071436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>В алгоритмі кластер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>зації, якщо ймовірність того, що приналежність однієї точки даних до кластеру може приймати тільки значення 1 або 0, це жорстка кластеризація. Границя кластера в методі жорсткої кластер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>зації може бути відображена як 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>тка границя. Протилежно, при м’якому методі кластеризації ймовірність того, що приналежності однієї точки даних у кластері можуть приймати будь-яке значення між 0 і 1, наприклад 75%, для якої межі кластера мож</w:t>
      </w:r>
      <w:r w:rsid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уть</w:t>
      </w: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бути представлен</w:t>
      </w:r>
      <w:r w:rsid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як неч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і</w:t>
      </w:r>
      <w:r w:rsidRPr="00837976">
        <w:rPr>
          <w:rFonts w:ascii="Times New Roman" w:eastAsia="Times New Roman" w:hAnsi="Times New Roman" w:cs="Times New Roman"/>
          <w:color w:val="000000"/>
          <w:sz w:val="28"/>
          <w:szCs w:val="28"/>
        </w:rPr>
        <w:t>тка границя.</w:t>
      </w:r>
    </w:p>
    <w:p w14:paraId="6F6AE34E" w14:textId="723F01D2" w:rsidR="00244F5A" w:rsidRPr="00244F5A" w:rsidRDefault="00244F5A" w:rsidP="00837976">
      <w:pPr>
        <w:spacing w:before="280" w:after="2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Відобразимо графічно</w:t>
      </w:r>
      <w:r w:rsidR="00607B4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різницю між м’якою та твердою кластеризацією (рис. </w:t>
      </w:r>
      <w:r w:rsidR="0040464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 w:rsidR="00607B4A">
        <w:rPr>
          <w:rFonts w:ascii="Times New Roman" w:eastAsia="Times New Roman" w:hAnsi="Times New Roman" w:cs="Times New Roman"/>
          <w:color w:val="000000"/>
          <w:sz w:val="28"/>
          <w:szCs w:val="28"/>
        </w:rPr>
        <w:t>.1)</w:t>
      </w:r>
    </w:p>
    <w:p w14:paraId="19042653" w14:textId="079F9944" w:rsidR="007A0E9E" w:rsidRDefault="00837976" w:rsidP="00607B4A">
      <w:pPr>
        <w:spacing w:after="2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D40457" wp14:editId="3530855F">
            <wp:extent cx="6152515" cy="2474595"/>
            <wp:effectExtent l="0" t="0" r="63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6"/>
    </w:p>
    <w:p w14:paraId="10C76C38" w14:textId="09AB1BC4" w:rsidR="00607B4A" w:rsidRDefault="00607B4A" w:rsidP="00607B4A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Рисунок </w:t>
      </w:r>
      <w:r w:rsidR="0040464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2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.1 – Графічне відображення різниці твердої та м’якої кластеризації.</w:t>
      </w:r>
    </w:p>
    <w:p w14:paraId="29F8CADE" w14:textId="65D979CA" w:rsidR="007A0E9E" w:rsidRPr="007A0E9E" w:rsidRDefault="00840953" w:rsidP="00607B4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Також д</w:t>
      </w:r>
      <w:r w:rsidR="007A0E9E"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ля порівняння двох об’єктів необхідно мати критерій, на основі якого буде відбуватися порівняння. Як правило, цим критерієм є відстань між об'єктами.</w:t>
      </w:r>
    </w:p>
    <w:p w14:paraId="29DE77D1" w14:textId="0502C576" w:rsidR="007A0E9E" w:rsidRPr="007A0E9E" w:rsidRDefault="007A0E9E" w:rsidP="00607B4A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Існує багато мір відстані, давайте розглянемо деякі з них:</w:t>
      </w:r>
    </w:p>
    <w:p w14:paraId="6E916536" w14:textId="3090533F" w:rsidR="007A0E9E" w:rsidRDefault="007A0E9E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09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Евклідова відстань</w:t>
      </w:r>
      <w:r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найпоширеніша відстань. Це геометрична відстань у багатовимірному просторі.</w:t>
      </w:r>
    </w:p>
    <w:p w14:paraId="2BD671BA" w14:textId="469FE7BD" w:rsidR="00607B4A" w:rsidRPr="007A0E9E" w:rsidRDefault="00607B4A" w:rsidP="00607B4A">
      <w:pPr>
        <w:pStyle w:val="a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F8A1A58" wp14:editId="70219641">
            <wp:extent cx="5724525" cy="6762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037F" w14:textId="5145FE89" w:rsidR="007A0E9E" w:rsidRPr="007A0E9E" w:rsidRDefault="007A0E9E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09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Квадрат евклідової відстані</w:t>
      </w:r>
      <w:r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. Іноді ви можете звести в квадрат стандартну евклідову відстань, щоб надати більшу вагу більш віддаленим об’єктам.</w:t>
      </w:r>
    </w:p>
    <w:p w14:paraId="17C7F3F9" w14:textId="7B68D616" w:rsidR="00840953" w:rsidRDefault="00840953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09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Відстань Чебишова</w:t>
      </w:r>
      <w:r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. Ця відстань може бути корисною, коли потрібно визначити два об’єкти як «різні», якщо вони відрізняються за однією координатою (у будь-якому одному вимірі).</w:t>
      </w:r>
    </w:p>
    <w:p w14:paraId="7FEA0ED6" w14:textId="1EDB726A" w:rsidR="00607B4A" w:rsidRPr="007A0E9E" w:rsidRDefault="00607B4A" w:rsidP="00607B4A">
      <w:pPr>
        <w:pStyle w:val="a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C11749" wp14:editId="01A73001">
            <wp:extent cx="2466975" cy="4286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3A0B" w14:textId="62C95EAF" w:rsidR="007A0E9E" w:rsidRDefault="00840953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4095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Манхетенська відстань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- </w:t>
      </w:r>
      <w:r w:rsidR="007A0E9E"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Ця відстань є просто середнім з різниць координат. У більшості випадків ця міра відстані призводить до тих же результатів, що й для звичайної евклідової відстані. Зауважте, однак, що для цієї міри вплив окремих великих відмінностей (</w:t>
      </w:r>
      <w:r w:rsidR="000767BD">
        <w:rPr>
          <w:rFonts w:ascii="Times New Roman" w:eastAsia="Times New Roman" w:hAnsi="Times New Roman" w:cs="Times New Roman"/>
          <w:color w:val="000000"/>
          <w:sz w:val="28"/>
          <w:szCs w:val="28"/>
        </w:rPr>
        <w:t>похибок</w:t>
      </w:r>
      <w:r w:rsidR="007A0E9E" w:rsidRPr="007A0E9E">
        <w:rPr>
          <w:rFonts w:ascii="Times New Roman" w:eastAsia="Times New Roman" w:hAnsi="Times New Roman" w:cs="Times New Roman"/>
          <w:color w:val="000000"/>
          <w:sz w:val="28"/>
          <w:szCs w:val="28"/>
        </w:rPr>
        <w:t>) зменшується (оскільки вони не в квадраті).</w:t>
      </w:r>
    </w:p>
    <w:p w14:paraId="62425762" w14:textId="7A6FAF6B" w:rsidR="00607B4A" w:rsidRPr="007A0E9E" w:rsidRDefault="00607B4A" w:rsidP="00607B4A">
      <w:pPr>
        <w:pStyle w:val="a0"/>
        <w:spacing w:before="280" w:after="28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A9A2F8" wp14:editId="03D49BAD">
            <wp:extent cx="2987040" cy="531592"/>
            <wp:effectExtent l="0" t="0" r="3810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8994" cy="53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39DD" w14:textId="6BE81087" w:rsidR="00A564CE" w:rsidRDefault="007A0E9E" w:rsidP="00607B4A">
      <w:pPr>
        <w:rPr>
          <w:rFonts w:ascii="Times New Roman" w:hAnsi="Times New Roman" w:cs="Times New Roman"/>
          <w:sz w:val="28"/>
          <w:szCs w:val="28"/>
        </w:rPr>
      </w:pPr>
      <w:r w:rsidRPr="00840953">
        <w:rPr>
          <w:rFonts w:ascii="Times New Roman" w:hAnsi="Times New Roman" w:cs="Times New Roman"/>
          <w:sz w:val="28"/>
          <w:szCs w:val="28"/>
        </w:rPr>
        <w:t xml:space="preserve">Якщо вибрати різні </w:t>
      </w:r>
      <w:r w:rsidR="00A967E9">
        <w:rPr>
          <w:rFonts w:ascii="Times New Roman" w:hAnsi="Times New Roman" w:cs="Times New Roman"/>
          <w:sz w:val="28"/>
          <w:szCs w:val="28"/>
        </w:rPr>
        <w:t>відстані</w:t>
      </w:r>
      <w:r w:rsidRPr="00840953">
        <w:rPr>
          <w:rFonts w:ascii="Times New Roman" w:hAnsi="Times New Roman" w:cs="Times New Roman"/>
          <w:sz w:val="28"/>
          <w:szCs w:val="28"/>
        </w:rPr>
        <w:t>, результати кластеризації можуть значно відрізнятися</w:t>
      </w:r>
      <w:r w:rsidR="00A967E9">
        <w:rPr>
          <w:rFonts w:ascii="Times New Roman" w:hAnsi="Times New Roman" w:cs="Times New Roman"/>
          <w:sz w:val="28"/>
          <w:szCs w:val="28"/>
        </w:rPr>
        <w:t>, тому в нашій роботі ми будемо використовувати евклідову відстань. Це зумовлено тим, що вона є найпоширенішою, так як є основною в евклідовій геометрії</w:t>
      </w:r>
      <w:r w:rsidR="00EF7278">
        <w:rPr>
          <w:rFonts w:ascii="Times New Roman" w:hAnsi="Times New Roman" w:cs="Times New Roman"/>
          <w:sz w:val="28"/>
          <w:szCs w:val="28"/>
        </w:rPr>
        <w:t>.</w:t>
      </w:r>
    </w:p>
    <w:p w14:paraId="095DBB53" w14:textId="6037757E" w:rsidR="009F210C" w:rsidRDefault="00A564CE" w:rsidP="00A564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5A2406" w14:textId="48BC758B" w:rsidR="009F210C" w:rsidRPr="009F210C" w:rsidRDefault="009F210C" w:rsidP="00CA7554">
      <w:pPr>
        <w:pStyle w:val="7"/>
        <w:numPr>
          <w:ilvl w:val="0"/>
          <w:numId w:val="8"/>
        </w:numPr>
      </w:pPr>
      <w:bookmarkStart w:id="7" w:name="Застосування_та_порівняння"/>
      <w:r w:rsidRPr="009F210C">
        <w:lastRenderedPageBreak/>
        <w:t>ЗАСТОСУВАННЯ ТА ПОРІВНЯННЯ ЕФЕКТИВНОСТІ МЕТОДІВ ІНТЕЛЕКТУАЛЬНОГО АНАЛІЗУ ДАНИМИ ДЛЯ ПОСТАВЛЕНОГО ЗАВДАННЯ</w:t>
      </w:r>
    </w:p>
    <w:p w14:paraId="6DEB3ABD" w14:textId="77777777" w:rsidR="009F210C" w:rsidRPr="009F210C" w:rsidRDefault="009F210C" w:rsidP="009F210C">
      <w:pPr>
        <w:ind w:left="36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6F0D2E9" w14:textId="1D05F5EE" w:rsidR="00002AD5" w:rsidRPr="00F07330" w:rsidRDefault="009F210C" w:rsidP="004D14A1">
      <w:pPr>
        <w:pStyle w:val="8"/>
      </w:pPr>
      <w:bookmarkStart w:id="8" w:name="Визначення_Моделей"/>
      <w:r w:rsidRPr="00F07330">
        <w:t>Визначення моделей та методів, що можуть бути використані</w:t>
      </w:r>
      <w:bookmarkEnd w:id="8"/>
    </w:p>
    <w:p w14:paraId="08C5E216" w14:textId="77777777" w:rsidR="003A062C" w:rsidRDefault="00002AD5" w:rsidP="00607B4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002AD5"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r>
        <w:rPr>
          <w:rFonts w:ascii="Times New Roman" w:eastAsia="Times New Roman" w:hAnsi="Times New Roman" w:cs="Times New Roman"/>
          <w:sz w:val="28"/>
          <w:szCs w:val="28"/>
        </w:rPr>
        <w:t>аналізі даних</w:t>
      </w:r>
      <w:r w:rsidRPr="00002AD5">
        <w:rPr>
          <w:rFonts w:ascii="Times New Roman" w:eastAsia="Times New Roman" w:hAnsi="Times New Roman" w:cs="Times New Roman"/>
          <w:sz w:val="28"/>
          <w:szCs w:val="28"/>
        </w:rPr>
        <w:t xml:space="preserve"> ми можемо використовувати кластерний аналіз, щоб отримати цінну інформацію з наших даних, побачивши, в які групи потрапляють точки даних, коли ми застосовуємо алгоритм кластеризації.</w:t>
      </w:r>
      <w:r w:rsidR="003A06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D43F426" w14:textId="6E9E013D" w:rsidR="003A062C" w:rsidRPr="001B6D73" w:rsidRDefault="003A062C" w:rsidP="00607B4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A062C">
        <w:rPr>
          <w:rFonts w:ascii="Times New Roman" w:eastAsia="Times New Roman" w:hAnsi="Times New Roman" w:cs="Times New Roman"/>
          <w:sz w:val="28"/>
          <w:szCs w:val="28"/>
        </w:rPr>
        <w:t>Існують різні типи алгоритмів кластеризації</w:t>
      </w:r>
      <w:r w:rsidR="001B6D73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67AE0CB0" w14:textId="77777777" w:rsidR="003A062C" w:rsidRDefault="003A062C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14360">
        <w:rPr>
          <w:rFonts w:ascii="Times New Roman" w:eastAsia="Times New Roman" w:hAnsi="Times New Roman" w:cs="Times New Roman"/>
          <w:b/>
          <w:bCs/>
          <w:sz w:val="28"/>
          <w:szCs w:val="28"/>
        </w:rPr>
        <w:t>На основі щільності</w:t>
      </w:r>
      <w:r w:rsidRPr="003A062C">
        <w:rPr>
          <w:rFonts w:ascii="Times New Roman" w:eastAsia="Times New Roman" w:hAnsi="Times New Roman" w:cs="Times New Roman"/>
          <w:sz w:val="28"/>
          <w:szCs w:val="28"/>
        </w:rPr>
        <w:t>. У кластеризації на основі щільності дані групуються за областями високої концентрації точок даних, оточеними областями з низькою концентрацією точок даних. В основному алгоритм знаходить місця, які щільно заповнені точками даних, і викликає ці кластери.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243847E" w14:textId="77777777" w:rsidR="003A062C" w:rsidRDefault="003A062C" w:rsidP="00607B4A">
      <w:pPr>
        <w:pStyle w:val="a0"/>
        <w:rPr>
          <w:rFonts w:ascii="Times New Roman" w:eastAsia="Times New Roman" w:hAnsi="Times New Roman" w:cs="Times New Roman"/>
          <w:sz w:val="28"/>
          <w:szCs w:val="28"/>
        </w:rPr>
      </w:pPr>
      <w:r w:rsidRPr="003A062C">
        <w:rPr>
          <w:rFonts w:ascii="Times New Roman" w:eastAsia="Times New Roman" w:hAnsi="Times New Roman" w:cs="Times New Roman"/>
          <w:sz w:val="28"/>
          <w:szCs w:val="28"/>
        </w:rPr>
        <w:t>Чудова особливість цього полягає в тому, що кластери можуть бути будь-якої форми. Ви не обмежені очікуваними умовами.</w:t>
      </w:r>
    </w:p>
    <w:p w14:paraId="5213E9B6" w14:textId="18315616" w:rsidR="0029646C" w:rsidRPr="001B6D73" w:rsidRDefault="003A062C" w:rsidP="00607B4A">
      <w:pPr>
        <w:pStyle w:val="a0"/>
        <w:rPr>
          <w:rFonts w:ascii="Times New Roman" w:eastAsia="Times New Roman" w:hAnsi="Times New Roman" w:cs="Times New Roman"/>
          <w:sz w:val="28"/>
          <w:szCs w:val="28"/>
        </w:rPr>
      </w:pPr>
      <w:r w:rsidRPr="003A062C">
        <w:rPr>
          <w:rFonts w:ascii="Times New Roman" w:eastAsia="Times New Roman" w:hAnsi="Times New Roman" w:cs="Times New Roman"/>
          <w:sz w:val="28"/>
          <w:szCs w:val="28"/>
        </w:rPr>
        <w:t>Алгоритми кластеризації під цим типом не намагаються призначити викиди для кластерів, тому їх ігнорують.</w:t>
      </w:r>
    </w:p>
    <w:p w14:paraId="76F908C3" w14:textId="4427C116" w:rsidR="003A062C" w:rsidRPr="003A062C" w:rsidRDefault="003A062C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4360">
        <w:rPr>
          <w:rFonts w:ascii="Times New Roman" w:eastAsia="Times New Roman" w:hAnsi="Times New Roman" w:cs="Times New Roman"/>
          <w:b/>
          <w:bCs/>
          <w:sz w:val="28"/>
          <w:szCs w:val="28"/>
        </w:rPr>
        <w:t>На основі розподілу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Pr="003A062C">
        <w:rPr>
          <w:rFonts w:ascii="Times New Roman" w:eastAsia="Times New Roman" w:hAnsi="Times New Roman" w:cs="Times New Roman"/>
          <w:sz w:val="28"/>
          <w:szCs w:val="28"/>
        </w:rPr>
        <w:t>При підході до кластеризації на основі розподілу всі точки даних вважаються частинами кластера на основі ймовірності того, що вони належать даному кластеру.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53447F1" w14:textId="77777777" w:rsidR="0029646C" w:rsidRDefault="003A062C" w:rsidP="00607B4A">
      <w:pPr>
        <w:pStyle w:val="a0"/>
        <w:rPr>
          <w:rFonts w:ascii="Times New Roman" w:eastAsia="Times New Roman" w:hAnsi="Times New Roman" w:cs="Times New Roman"/>
          <w:sz w:val="28"/>
          <w:szCs w:val="28"/>
        </w:rPr>
      </w:pPr>
      <w:r w:rsidRPr="003A062C">
        <w:rPr>
          <w:rFonts w:ascii="Times New Roman" w:eastAsia="Times New Roman" w:hAnsi="Times New Roman" w:cs="Times New Roman"/>
          <w:sz w:val="28"/>
          <w:szCs w:val="28"/>
        </w:rPr>
        <w:t>Це працює так: є центральна точка, і зі збільшенням відстані точки даних від центру ймовірність того, що вона є частиною цього кластера, зменшується.</w:t>
      </w:r>
      <w:r w:rsidR="002964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68D40F01" w14:textId="273A9074" w:rsidR="0029646C" w:rsidRPr="001B6D73" w:rsidRDefault="003A062C" w:rsidP="00607B4A">
      <w:pPr>
        <w:pStyle w:val="a0"/>
        <w:rPr>
          <w:rFonts w:ascii="Times New Roman" w:eastAsia="Times New Roman" w:hAnsi="Times New Roman" w:cs="Times New Roman"/>
          <w:sz w:val="28"/>
          <w:szCs w:val="28"/>
        </w:rPr>
      </w:pPr>
      <w:r w:rsidRPr="003A062C">
        <w:rPr>
          <w:rFonts w:ascii="Times New Roman" w:eastAsia="Times New Roman" w:hAnsi="Times New Roman" w:cs="Times New Roman"/>
          <w:sz w:val="28"/>
          <w:szCs w:val="28"/>
        </w:rPr>
        <w:t xml:space="preserve">Якщо </w:t>
      </w:r>
      <w:r w:rsidR="009F60BE">
        <w:rPr>
          <w:rFonts w:ascii="Times New Roman" w:eastAsia="Times New Roman" w:hAnsi="Times New Roman" w:cs="Times New Roman"/>
          <w:sz w:val="28"/>
          <w:szCs w:val="28"/>
        </w:rPr>
        <w:t>м</w:t>
      </w:r>
      <w:r w:rsidRPr="003A062C">
        <w:rPr>
          <w:rFonts w:ascii="Times New Roman" w:eastAsia="Times New Roman" w:hAnsi="Times New Roman" w:cs="Times New Roman"/>
          <w:sz w:val="28"/>
          <w:szCs w:val="28"/>
        </w:rPr>
        <w:t>и не впевнені, яким може бути розподіл у ваших даних, вам слід розглянути інший тип алгоритму.</w:t>
      </w:r>
    </w:p>
    <w:p w14:paraId="62500993" w14:textId="5A4A3628" w:rsidR="003A062C" w:rsidRPr="001B6D73" w:rsidRDefault="003A062C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714360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На основі центроїд</w:t>
      </w:r>
      <w:r w:rsidR="0029646C" w:rsidRPr="00714360">
        <w:rPr>
          <w:rFonts w:ascii="Times New Roman" w:eastAsia="Times New Roman" w:hAnsi="Times New Roman" w:cs="Times New Roman"/>
          <w:b/>
          <w:bCs/>
          <w:sz w:val="28"/>
          <w:szCs w:val="28"/>
        </w:rPr>
        <w:t>и</w:t>
      </w:r>
      <w:r w:rsidR="0029646C" w:rsidRPr="0029646C">
        <w:rPr>
          <w:rFonts w:ascii="Times New Roman" w:eastAsia="Times New Roman" w:hAnsi="Times New Roman" w:cs="Times New Roman"/>
          <w:b/>
          <w:bCs/>
          <w:sz w:val="28"/>
          <w:szCs w:val="28"/>
        </w:rPr>
        <w:t>.</w:t>
      </w:r>
      <w:r w:rsidR="002964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 xml:space="preserve">Напевно, найчастіше </w:t>
      </w:r>
      <w:r w:rsidR="0029646C">
        <w:rPr>
          <w:rFonts w:ascii="Times New Roman" w:eastAsia="Times New Roman" w:hAnsi="Times New Roman" w:cs="Times New Roman"/>
          <w:sz w:val="28"/>
          <w:szCs w:val="28"/>
        </w:rPr>
        <w:t xml:space="preserve">використовується 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>кластеризац</w:t>
      </w:r>
      <w:r w:rsidR="0029646C">
        <w:rPr>
          <w:rFonts w:ascii="Times New Roman" w:eastAsia="Times New Roman" w:hAnsi="Times New Roman" w:cs="Times New Roman"/>
          <w:sz w:val="28"/>
          <w:szCs w:val="28"/>
        </w:rPr>
        <w:t>ія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 xml:space="preserve"> на основі центроїд. В</w:t>
      </w:r>
      <w:r w:rsidR="004D14A1">
        <w:rPr>
          <w:rFonts w:ascii="Times New Roman" w:eastAsia="Times New Roman" w:hAnsi="Times New Roman" w:cs="Times New Roman"/>
          <w:sz w:val="28"/>
          <w:szCs w:val="28"/>
        </w:rPr>
        <w:t>ін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 xml:space="preserve"> трохи </w:t>
      </w:r>
      <w:proofErr w:type="spellStart"/>
      <w:r w:rsidRPr="0029646C">
        <w:rPr>
          <w:rFonts w:ascii="Times New Roman" w:eastAsia="Times New Roman" w:hAnsi="Times New Roman" w:cs="Times New Roman"/>
          <w:sz w:val="28"/>
          <w:szCs w:val="28"/>
        </w:rPr>
        <w:t>чутлив</w:t>
      </w:r>
      <w:r w:rsidR="004D14A1">
        <w:rPr>
          <w:rFonts w:ascii="Times New Roman" w:eastAsia="Times New Roman" w:hAnsi="Times New Roman" w:cs="Times New Roman"/>
          <w:sz w:val="28"/>
          <w:szCs w:val="28"/>
        </w:rPr>
        <w:t>іший</w:t>
      </w:r>
      <w:proofErr w:type="spellEnd"/>
      <w:r w:rsidRPr="0029646C">
        <w:rPr>
          <w:rFonts w:ascii="Times New Roman" w:eastAsia="Times New Roman" w:hAnsi="Times New Roman" w:cs="Times New Roman"/>
          <w:sz w:val="28"/>
          <w:szCs w:val="28"/>
        </w:rPr>
        <w:t xml:space="preserve"> до початкових параметрів, які ви йому надаєте, але він швидкий та ефективний.</w:t>
      </w:r>
      <w:r w:rsidR="002964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 xml:space="preserve">Ці типи алгоритмів розділяють точки даних на основі кількох </w:t>
      </w:r>
      <w:proofErr w:type="spellStart"/>
      <w:r w:rsidRPr="0029646C">
        <w:rPr>
          <w:rFonts w:ascii="Times New Roman" w:eastAsia="Times New Roman" w:hAnsi="Times New Roman" w:cs="Times New Roman"/>
          <w:sz w:val="28"/>
          <w:szCs w:val="28"/>
        </w:rPr>
        <w:t>центроїдів</w:t>
      </w:r>
      <w:proofErr w:type="spellEnd"/>
      <w:r w:rsidRPr="0029646C">
        <w:rPr>
          <w:rFonts w:ascii="Times New Roman" w:eastAsia="Times New Roman" w:hAnsi="Times New Roman" w:cs="Times New Roman"/>
          <w:sz w:val="28"/>
          <w:szCs w:val="28"/>
        </w:rPr>
        <w:t xml:space="preserve"> у даних. Кожна точка даних призначається кластеру на основі його квадратної відстані від центроїда. Це найпоширеніший тип кластеризації.</w:t>
      </w:r>
    </w:p>
    <w:p w14:paraId="6F0B2702" w14:textId="30F7E383" w:rsidR="003A062C" w:rsidRPr="0029646C" w:rsidRDefault="003A062C" w:rsidP="00607B4A">
      <w:pPr>
        <w:pStyle w:val="a0"/>
        <w:numPr>
          <w:ilvl w:val="0"/>
          <w:numId w:val="10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714360">
        <w:rPr>
          <w:rFonts w:ascii="Times New Roman" w:eastAsia="Times New Roman" w:hAnsi="Times New Roman" w:cs="Times New Roman"/>
          <w:b/>
          <w:bCs/>
          <w:sz w:val="28"/>
          <w:szCs w:val="28"/>
        </w:rPr>
        <w:t>На основі ієрархії</w:t>
      </w:r>
      <w:r w:rsidR="0029646C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 xml:space="preserve">Кластеризація, заснована на ієрархії, зазвичай використовується для ієрархічних даних, як, наприклад, з бази даних компанії або </w:t>
      </w:r>
      <w:proofErr w:type="spellStart"/>
      <w:r w:rsidRPr="0029646C">
        <w:rPr>
          <w:rFonts w:ascii="Times New Roman" w:eastAsia="Times New Roman" w:hAnsi="Times New Roman" w:cs="Times New Roman"/>
          <w:sz w:val="28"/>
          <w:szCs w:val="28"/>
        </w:rPr>
        <w:t>таксономій</w:t>
      </w:r>
      <w:proofErr w:type="spellEnd"/>
      <w:r w:rsidRPr="0029646C">
        <w:rPr>
          <w:rFonts w:ascii="Times New Roman" w:eastAsia="Times New Roman" w:hAnsi="Times New Roman" w:cs="Times New Roman"/>
          <w:sz w:val="28"/>
          <w:szCs w:val="28"/>
        </w:rPr>
        <w:t>. Він створює дерево кластерів, щоб все було організовано зверху вниз.</w:t>
      </w:r>
      <w:r w:rsidR="0029646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29646C">
        <w:rPr>
          <w:rFonts w:ascii="Times New Roman" w:eastAsia="Times New Roman" w:hAnsi="Times New Roman" w:cs="Times New Roman"/>
          <w:sz w:val="28"/>
          <w:szCs w:val="28"/>
        </w:rPr>
        <w:t>Це більш обмежувальне рішення, ніж інші типи кластеризації, але воно ідеально підходить для певних типів наборів даних.</w:t>
      </w:r>
    </w:p>
    <w:p w14:paraId="0EE6D611" w14:textId="77777777" w:rsidR="0029646C" w:rsidRPr="0029646C" w:rsidRDefault="0029646C" w:rsidP="001B6D73">
      <w:pPr>
        <w:pStyle w:val="a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0DFF427" w14:textId="49B113F5" w:rsidR="0029646C" w:rsidRPr="008E5FC1" w:rsidRDefault="0029646C" w:rsidP="00607B4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 ви могли зрозуміти, існує багато типів кластеризації, у цій роботі ми розглянемо найпопулярніші з них</w:t>
      </w:r>
      <w:r w:rsidR="00BF5E38">
        <w:rPr>
          <w:rFonts w:ascii="Times New Roman" w:eastAsia="Times New Roman" w:hAnsi="Times New Roman" w:cs="Times New Roman"/>
          <w:sz w:val="28"/>
          <w:szCs w:val="28"/>
        </w:rPr>
        <w:t xml:space="preserve"> за інформацією електронного </w:t>
      </w:r>
      <w:proofErr w:type="spellStart"/>
      <w:r w:rsidR="00BF5E38">
        <w:rPr>
          <w:rFonts w:ascii="Times New Roman" w:eastAsia="Times New Roman" w:hAnsi="Times New Roman" w:cs="Times New Roman"/>
          <w:sz w:val="28"/>
          <w:szCs w:val="28"/>
        </w:rPr>
        <w:t>ресурса</w:t>
      </w:r>
      <w:proofErr w:type="spellEnd"/>
      <w:r w:rsidR="00BF5E38">
        <w:rPr>
          <w:rFonts w:ascii="Times New Roman" w:eastAsia="Times New Roman" w:hAnsi="Times New Roman" w:cs="Times New Roman"/>
          <w:sz w:val="28"/>
          <w:szCs w:val="28"/>
        </w:rPr>
        <w:t xml:space="preserve"> номер 7:</w:t>
      </w:r>
    </w:p>
    <w:p w14:paraId="04806424" w14:textId="2BDADDCE" w:rsidR="0029646C" w:rsidRPr="0029646C" w:rsidRDefault="0029646C" w:rsidP="00607B4A">
      <w:pPr>
        <w:pStyle w:val="a0"/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K-means</w:t>
      </w:r>
    </w:p>
    <w:p w14:paraId="067BF910" w14:textId="36DC588C" w:rsidR="0029646C" w:rsidRPr="0029646C" w:rsidRDefault="0029646C" w:rsidP="00607B4A">
      <w:pPr>
        <w:pStyle w:val="a0"/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Hierarchical algorithm</w:t>
      </w:r>
    </w:p>
    <w:p w14:paraId="1521ECDE" w14:textId="0AEA240C" w:rsidR="0029646C" w:rsidRPr="00A3223F" w:rsidRDefault="0029646C" w:rsidP="00A3223F">
      <w:pPr>
        <w:pStyle w:val="a0"/>
        <w:numPr>
          <w:ilvl w:val="0"/>
          <w:numId w:val="11"/>
        </w:num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Fuzzy c-means</w:t>
      </w:r>
    </w:p>
    <w:p w14:paraId="5B28497D" w14:textId="71917A27" w:rsidR="00A62D6B" w:rsidRPr="00F07330" w:rsidRDefault="0029646C" w:rsidP="004D14A1">
      <w:pPr>
        <w:pStyle w:val="8"/>
      </w:pPr>
      <w:bookmarkStart w:id="9" w:name="Вибір_ознак"/>
      <w:r w:rsidRPr="00F07330">
        <w:t>Вибір ознак, що будуть використані для аналізу.</w:t>
      </w:r>
      <w:bookmarkEnd w:id="9"/>
    </w:p>
    <w:p w14:paraId="1E08C2F2" w14:textId="1A4089A9" w:rsidR="00A62D6B" w:rsidRDefault="00A62D6B" w:rsidP="00607B4A">
      <w:pPr>
        <w:rPr>
          <w:rFonts w:ascii="Times New Roman" w:eastAsia="Times New Roman" w:hAnsi="Times New Roman" w:cs="Times New Roman"/>
          <w:sz w:val="28"/>
          <w:szCs w:val="28"/>
        </w:rPr>
      </w:pPr>
      <w:r w:rsidRPr="00A62D6B">
        <w:rPr>
          <w:rFonts w:ascii="Times New Roman" w:eastAsia="Times New Roman" w:hAnsi="Times New Roman" w:cs="Times New Roman"/>
          <w:sz w:val="28"/>
          <w:szCs w:val="28"/>
        </w:rPr>
        <w:t>Сам датасет містить більше 60-ти ознак</w:t>
      </w:r>
      <w:r w:rsidR="00BF5E38">
        <w:rPr>
          <w:rFonts w:ascii="Times New Roman" w:eastAsia="Times New Roman" w:hAnsi="Times New Roman" w:cs="Times New Roman"/>
          <w:sz w:val="28"/>
          <w:szCs w:val="28"/>
        </w:rPr>
        <w:t xml:space="preserve">. В цілому вони описують типи витрат та надходжень у сімей. Є також категоріальні значення, </w:t>
      </w:r>
      <w:r w:rsidRPr="00A62D6B">
        <w:rPr>
          <w:rFonts w:ascii="Times New Roman" w:eastAsia="Times New Roman" w:hAnsi="Times New Roman" w:cs="Times New Roman"/>
          <w:sz w:val="28"/>
          <w:szCs w:val="28"/>
        </w:rPr>
        <w:t>як</w:t>
      </w:r>
      <w:r w:rsidR="00BF5E38">
        <w:rPr>
          <w:rFonts w:ascii="Times New Roman" w:eastAsia="Times New Roman" w:hAnsi="Times New Roman" w:cs="Times New Roman"/>
          <w:sz w:val="28"/>
          <w:szCs w:val="28"/>
        </w:rPr>
        <w:t>і</w:t>
      </w:r>
      <w:r w:rsidRPr="00A62D6B">
        <w:rPr>
          <w:rFonts w:ascii="Times New Roman" w:eastAsia="Times New Roman" w:hAnsi="Times New Roman" w:cs="Times New Roman"/>
          <w:sz w:val="28"/>
          <w:szCs w:val="28"/>
        </w:rPr>
        <w:t xml:space="preserve"> нам не знадобляться при аналіз</w:t>
      </w:r>
      <w:r>
        <w:rPr>
          <w:rFonts w:ascii="Times New Roman" w:eastAsia="Times New Roman" w:hAnsi="Times New Roman" w:cs="Times New Roman"/>
          <w:sz w:val="28"/>
          <w:szCs w:val="28"/>
        </w:rPr>
        <w:t>і та для кластеризації</w:t>
      </w:r>
      <w:r w:rsidRPr="00A62D6B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7DD7F5A" w14:textId="77777777" w:rsidR="00A564CE" w:rsidRDefault="00A62D6B" w:rsidP="00A564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Спершу дізнаємося чи є в датасеті нульові поля</w:t>
      </w:r>
      <w:r w:rsidR="00607B4A">
        <w:rPr>
          <w:rFonts w:ascii="Times New Roman" w:eastAsia="Times New Roman" w:hAnsi="Times New Roman" w:cs="Times New Roman"/>
          <w:sz w:val="28"/>
          <w:szCs w:val="28"/>
        </w:rPr>
        <w:t xml:space="preserve"> за допомогою функції </w:t>
      </w:r>
      <w:proofErr w:type="spellStart"/>
      <w:r w:rsidR="00607B4A">
        <w:rPr>
          <w:rFonts w:ascii="Times New Roman" w:eastAsia="Times New Roman" w:hAnsi="Times New Roman" w:cs="Times New Roman"/>
          <w:sz w:val="28"/>
          <w:szCs w:val="28"/>
          <w:lang w:val="en-US"/>
        </w:rPr>
        <w:t>isnull</w:t>
      </w:r>
      <w:proofErr w:type="spellEnd"/>
      <w:r w:rsidR="00607B4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() </w:t>
      </w:r>
      <w:r w:rsidR="00607B4A">
        <w:rPr>
          <w:rFonts w:ascii="Times New Roman" w:eastAsia="Times New Roman" w:hAnsi="Times New Roman" w:cs="Times New Roman"/>
          <w:sz w:val="28"/>
          <w:szCs w:val="28"/>
        </w:rPr>
        <w:t>(рис</w:t>
      </w:r>
      <w:r w:rsidR="00607B4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607B4A">
        <w:rPr>
          <w:rFonts w:ascii="Times New Roman" w:eastAsia="Times New Roman" w:hAnsi="Times New Roman" w:cs="Times New Roman"/>
          <w:sz w:val="28"/>
          <w:szCs w:val="28"/>
        </w:rPr>
        <w:t>.1)</w:t>
      </w:r>
      <w:r w:rsidR="00D73F0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87EBC6B" w14:textId="2652218A" w:rsidR="00C61DB9" w:rsidRDefault="00AD6773" w:rsidP="00A564CE">
      <w:pPr>
        <w:jc w:val="center"/>
        <w:rPr>
          <w:rFonts w:ascii="Times New Roman" w:eastAsia="Times New Roman" w:hAnsi="Times New Roman" w:cs="Times New Roman"/>
          <w:sz w:val="32"/>
          <w:szCs w:val="32"/>
          <w:lang w:val="ru-RU"/>
        </w:rPr>
      </w:pPr>
      <w:r>
        <w:rPr>
          <w:noProof/>
        </w:rPr>
        <w:lastRenderedPageBreak/>
        <w:drawing>
          <wp:inline distT="0" distB="0" distL="0" distR="0" wp14:anchorId="05CBEBB7" wp14:editId="293BAC14">
            <wp:extent cx="4008581" cy="37185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1920" cy="372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75607" w14:textId="10D8B422" w:rsidR="00607B4A" w:rsidRPr="00933EF6" w:rsidRDefault="00607B4A" w:rsidP="00335DD7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унок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.1 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 xml:space="preserve">Результат роботи функції </w:t>
      </w:r>
      <w:proofErr w:type="spellStart"/>
      <w:proofErr w:type="gramStart"/>
      <w:r w:rsidR="00933EF6">
        <w:rPr>
          <w:rFonts w:ascii="Times New Roman" w:eastAsia="Times New Roman" w:hAnsi="Times New Roman" w:cs="Times New Roman"/>
          <w:sz w:val="28"/>
          <w:szCs w:val="28"/>
          <w:lang w:val="en-US"/>
        </w:rPr>
        <w:t>isnull</w:t>
      </w:r>
      <w:proofErr w:type="spellEnd"/>
      <w:r w:rsidR="00933EF6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proofErr w:type="gramEnd"/>
      <w:r w:rsidR="00933EF6">
        <w:rPr>
          <w:rFonts w:ascii="Times New Roman" w:eastAsia="Times New Roman" w:hAnsi="Times New Roman" w:cs="Times New Roman"/>
          <w:sz w:val="28"/>
          <w:szCs w:val="28"/>
          <w:lang w:val="en-US"/>
        </w:rPr>
        <w:t>).</w:t>
      </w:r>
    </w:p>
    <w:p w14:paraId="4F86FAD8" w14:textId="77777777" w:rsidR="00C61DB9" w:rsidRDefault="00C61DB9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 w:rsidRPr="00C61DB9">
        <w:rPr>
          <w:rFonts w:ascii="Times New Roman" w:eastAsia="Times New Roman" w:hAnsi="Times New Roman" w:cs="Times New Roman"/>
          <w:sz w:val="28"/>
          <w:szCs w:val="28"/>
        </w:rPr>
        <w:t xml:space="preserve">Бачимо що більшість полів не мають нульових значень. </w:t>
      </w:r>
    </w:p>
    <w:p w14:paraId="2F6A987E" w14:textId="668C9EFA" w:rsidR="00AD6773" w:rsidRDefault="00C61DB9" w:rsidP="00A62D6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Далі треба зрозуміти межі доступних даних. Для цього використаємо метод 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describe</w:t>
      </w:r>
      <w:r w:rsidRPr="00C61DB9">
        <w:rPr>
          <w:rFonts w:ascii="Times New Roman" w:eastAsia="Times New Roman" w:hAnsi="Times New Roman" w:cs="Times New Roman"/>
          <w:sz w:val="28"/>
          <w:szCs w:val="28"/>
          <w:lang w:val="ru-RU"/>
        </w:rPr>
        <w:t>()</w:t>
      </w:r>
      <w:r w:rsidR="00933E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 </w:t>
      </w:r>
      <w:r w:rsidR="00A272F8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933EF6">
        <w:rPr>
          <w:rFonts w:ascii="Times New Roman" w:eastAsia="Times New Roman" w:hAnsi="Times New Roman" w:cs="Times New Roman"/>
          <w:sz w:val="28"/>
          <w:szCs w:val="28"/>
          <w:lang w:val="ru-RU"/>
        </w:rPr>
        <w:t>.2)</w:t>
      </w:r>
    </w:p>
    <w:p w14:paraId="7BC737A0" w14:textId="456D2C5E" w:rsidR="00AD6773" w:rsidRDefault="00AD6773" w:rsidP="00A62D6B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9132F85" wp14:editId="084E362E">
            <wp:extent cx="5052060" cy="2773966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4728" cy="277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E09A" w14:textId="1727F131" w:rsidR="00933EF6" w:rsidRPr="00933EF6" w:rsidRDefault="00933EF6" w:rsidP="00335DD7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 – Результат роботи функції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.describe().</w:t>
      </w:r>
    </w:p>
    <w:p w14:paraId="0DB3F554" w14:textId="56075BD9" w:rsidR="00AD6773" w:rsidRDefault="00AD6773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Як ми можемо бачити, перші два показники 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Total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Household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Income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>“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Total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Food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Expenditure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мають цілком </w:t>
      </w:r>
      <w:r w:rsidR="00CE4E1A">
        <w:rPr>
          <w:rFonts w:ascii="Times New Roman" w:eastAsia="Times New Roman" w:hAnsi="Times New Roman" w:cs="Times New Roman"/>
          <w:sz w:val="28"/>
          <w:szCs w:val="28"/>
        </w:rPr>
        <w:t>сприятливі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показники</w:t>
      </w:r>
      <w:r w:rsidR="00CE4E1A">
        <w:rPr>
          <w:rFonts w:ascii="Times New Roman" w:eastAsia="Times New Roman" w:hAnsi="Times New Roman" w:cs="Times New Roman"/>
          <w:sz w:val="28"/>
          <w:szCs w:val="28"/>
        </w:rPr>
        <w:t>. Також хотілось би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зауважити що </w:t>
      </w:r>
      <w:r w:rsidRPr="00AD6773">
        <w:rPr>
          <w:rFonts w:ascii="Times New Roman" w:eastAsia="Times New Roman" w:hAnsi="Times New Roman" w:cs="Times New Roman"/>
          <w:sz w:val="28"/>
          <w:szCs w:val="28"/>
        </w:rPr>
        <w:t>обчислення ведуться в Ф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іліппінських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пєсо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(1грн = 0.53 Філіппінських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пєсо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5E93541" w14:textId="30E18370" w:rsidR="00933EF6" w:rsidRPr="00D73F06" w:rsidRDefault="00AD6773" w:rsidP="00D73F06">
      <w:pPr>
        <w:ind w:firstLine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Приступимо до візуалізації даних. Скористаємося бібліотекою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matplotlib</w:t>
      </w:r>
      <w:r w:rsidRPr="00CE4E1A">
        <w:rPr>
          <w:rFonts w:ascii="Times New Roman" w:eastAsia="Times New Roman" w:hAnsi="Times New Roman" w:cs="Times New Roman"/>
          <w:sz w:val="28"/>
          <w:szCs w:val="28"/>
        </w:rPr>
        <w:t>.</w:t>
      </w:r>
      <w:r w:rsidR="00D73F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 xml:space="preserve">Спочатку візуалізуємо </w:t>
      </w:r>
      <w:r w:rsidR="00933EF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колонку </w:t>
      </w:r>
      <w:proofErr w:type="spellStart"/>
      <w:r w:rsidR="00933EF6">
        <w:rPr>
          <w:rFonts w:ascii="Times New Roman" w:eastAsia="Times New Roman" w:hAnsi="Times New Roman" w:cs="Times New Roman"/>
          <w:sz w:val="28"/>
          <w:szCs w:val="28"/>
          <w:lang w:val="ru-RU"/>
        </w:rPr>
        <w:t>прибутк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>ів</w:t>
      </w:r>
      <w:proofErr w:type="spellEnd"/>
      <w:r w:rsidR="00933EF6">
        <w:rPr>
          <w:rFonts w:ascii="Times New Roman" w:eastAsia="Times New Roman" w:hAnsi="Times New Roman" w:cs="Times New Roman"/>
          <w:sz w:val="28"/>
          <w:szCs w:val="28"/>
        </w:rPr>
        <w:t xml:space="preserve"> за допомогою функції </w:t>
      </w:r>
      <w:r w:rsidR="00933EF6">
        <w:rPr>
          <w:rFonts w:ascii="Times New Roman" w:eastAsia="Times New Roman" w:hAnsi="Times New Roman" w:cs="Times New Roman"/>
          <w:sz w:val="28"/>
          <w:szCs w:val="28"/>
          <w:lang w:val="en-US"/>
        </w:rPr>
        <w:t>.hist()</w:t>
      </w:r>
      <w:r w:rsidR="00D73F0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D73F06">
        <w:rPr>
          <w:rFonts w:ascii="Times New Roman" w:eastAsia="Times New Roman" w:hAnsi="Times New Roman" w:cs="Times New Roman"/>
          <w:sz w:val="28"/>
          <w:szCs w:val="28"/>
          <w:lang w:val="ru-RU"/>
        </w:rPr>
        <w:t>.3)</w:t>
      </w:r>
    </w:p>
    <w:p w14:paraId="1E686FA9" w14:textId="388F3CAE" w:rsidR="00AD6773" w:rsidRDefault="00AD6773" w:rsidP="00A62D6B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CD7F1A" wp14:editId="0BE76DA1">
            <wp:extent cx="5537281" cy="341376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6117" cy="341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C230" w14:textId="7780F8A9" w:rsidR="00933EF6" w:rsidRPr="00933EF6" w:rsidRDefault="00933EF6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.3 – Результат роботи функції 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hist()</w:t>
      </w:r>
    </w:p>
    <w:p w14:paraId="41C398D1" w14:textId="77777777" w:rsidR="00CE4E1A" w:rsidRDefault="00AD6773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осі х </w:t>
      </w:r>
      <w:r w:rsidR="00CE4E1A">
        <w:rPr>
          <w:rFonts w:ascii="Times New Roman" w:eastAsia="Times New Roman" w:hAnsi="Times New Roman" w:cs="Times New Roman"/>
          <w:sz w:val="28"/>
          <w:szCs w:val="28"/>
        </w:rPr>
        <w:t xml:space="preserve">– прибуток домогосподарства. </w:t>
      </w:r>
    </w:p>
    <w:p w14:paraId="3379AEFC" w14:textId="3FC289F9" w:rsidR="00AD6773" w:rsidRDefault="00CE4E1A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осі у – кількість таких домогосподарств</w:t>
      </w:r>
    </w:p>
    <w:p w14:paraId="52091529" w14:textId="439B1054" w:rsidR="00933EF6" w:rsidRPr="00933EF6" w:rsidRDefault="00CE4E1A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Виглядає так, ніби щось </w:t>
      </w:r>
      <w:r w:rsidR="00AA0630">
        <w:rPr>
          <w:rFonts w:ascii="Times New Roman" w:eastAsia="Times New Roman" w:hAnsi="Times New Roman" w:cs="Times New Roman"/>
          <w:sz w:val="28"/>
          <w:szCs w:val="28"/>
        </w:rPr>
        <w:t>пішло не так, але насправді ця візуалізація цілком правдива</w:t>
      </w:r>
      <w:r w:rsidR="00933EF6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 xml:space="preserve"> Відсортуємо дані у </w:t>
      </w:r>
      <w:r w:rsidR="0086211A">
        <w:rPr>
          <w:rFonts w:ascii="Times New Roman" w:eastAsia="Times New Roman" w:hAnsi="Times New Roman" w:cs="Times New Roman"/>
          <w:sz w:val="28"/>
          <w:szCs w:val="28"/>
        </w:rPr>
        <w:t>зворотному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 xml:space="preserve"> порядку за допомогою функції </w:t>
      </w:r>
      <w:r w:rsidR="00933EF6">
        <w:rPr>
          <w:rFonts w:ascii="Times New Roman" w:eastAsia="Times New Roman" w:hAnsi="Times New Roman" w:cs="Times New Roman"/>
          <w:sz w:val="28"/>
          <w:szCs w:val="28"/>
          <w:lang w:val="en-US"/>
        </w:rPr>
        <w:t>.sort(reverse= True)</w:t>
      </w:r>
      <w:r w:rsidR="00590044">
        <w:rPr>
          <w:rFonts w:ascii="Times New Roman" w:eastAsia="Times New Roman" w:hAnsi="Times New Roman" w:cs="Times New Roman"/>
          <w:sz w:val="28"/>
          <w:szCs w:val="28"/>
        </w:rPr>
        <w:t xml:space="preserve"> (рис.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590044">
        <w:rPr>
          <w:rFonts w:ascii="Times New Roman" w:eastAsia="Times New Roman" w:hAnsi="Times New Roman" w:cs="Times New Roman"/>
          <w:sz w:val="28"/>
          <w:szCs w:val="28"/>
        </w:rPr>
        <w:t>.4)</w:t>
      </w:r>
      <w:r w:rsidR="00933EF6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933EF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533E110" w14:textId="4629B8A7" w:rsidR="00CE4E1A" w:rsidRDefault="00AA0630" w:rsidP="00933EF6">
      <w:pPr>
        <w:jc w:val="center"/>
        <w:rPr>
          <w:noProof/>
        </w:rPr>
      </w:pPr>
      <w:r w:rsidRPr="00AA0630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5675829" wp14:editId="68ADC5CE">
            <wp:extent cx="4581525" cy="19526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DC64" w14:textId="38AEC182" w:rsidR="00933EF6" w:rsidRPr="00933EF6" w:rsidRDefault="00933EF6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.4 – Результат роботи функції 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sort(reverse= True)</w:t>
      </w:r>
    </w:p>
    <w:p w14:paraId="56EAB4E9" w14:textId="256CA903" w:rsidR="00612908" w:rsidRDefault="00CE4E1A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Як ми можемо бачити, в цьому датасеті існують як малозабезпечені, так і дуже багаті сім’ї</w:t>
      </w:r>
      <w:r w:rsidR="00612908"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r w:rsidR="0086211A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proofErr w:type="spellStart"/>
      <w:r w:rsidR="0086211A">
        <w:rPr>
          <w:rFonts w:ascii="Times New Roman" w:eastAsia="Times New Roman" w:hAnsi="Times New Roman" w:cs="Times New Roman"/>
          <w:sz w:val="28"/>
          <w:szCs w:val="28"/>
        </w:rPr>
        <w:t>ічними</w:t>
      </w:r>
      <w:proofErr w:type="spellEnd"/>
      <w:r w:rsidR="00612908">
        <w:rPr>
          <w:rFonts w:ascii="Times New Roman" w:eastAsia="Times New Roman" w:hAnsi="Times New Roman" w:cs="Times New Roman"/>
          <w:sz w:val="28"/>
          <w:szCs w:val="28"/>
        </w:rPr>
        <w:t xml:space="preserve"> надходженнями більше 11 млн. п’єсо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2331665" w14:textId="374BAE78" w:rsidR="00D85E19" w:rsidRDefault="00933EF6" w:rsidP="00D85E19">
      <w:pPr>
        <w:spacing w:after="240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того щоби краще орієнтуватись в даних менш забезпечених сімей,</w:t>
      </w:r>
      <w:r w:rsidR="00CE4E1A">
        <w:rPr>
          <w:rFonts w:ascii="Times New Roman" w:eastAsia="Times New Roman" w:hAnsi="Times New Roman" w:cs="Times New Roman"/>
          <w:sz w:val="28"/>
          <w:szCs w:val="28"/>
        </w:rPr>
        <w:t xml:space="preserve"> подивимось глибше до показник</w:t>
      </w:r>
      <w:r w:rsidR="00AA0630">
        <w:rPr>
          <w:rFonts w:ascii="Times New Roman" w:eastAsia="Times New Roman" w:hAnsi="Times New Roman" w:cs="Times New Roman"/>
          <w:sz w:val="28"/>
          <w:szCs w:val="28"/>
        </w:rPr>
        <w:t>ів</w:t>
      </w:r>
      <w:r w:rsidR="00CE4E1A">
        <w:rPr>
          <w:rFonts w:ascii="Times New Roman" w:eastAsia="Times New Roman" w:hAnsi="Times New Roman" w:cs="Times New Roman"/>
          <w:sz w:val="28"/>
          <w:szCs w:val="28"/>
        </w:rPr>
        <w:t xml:space="preserve"> х</w:t>
      </w:r>
      <w:r w:rsidR="00AA0630" w:rsidRPr="00E3013F">
        <w:rPr>
          <w:rFonts w:ascii="Times New Roman" w:eastAsia="Times New Roman" w:hAnsi="Times New Roman" w:cs="Times New Roman"/>
          <w:sz w:val="28"/>
          <w:szCs w:val="28"/>
          <w:lang w:val="ru-RU"/>
        </w:rPr>
        <w:t>&lt;</w:t>
      </w:r>
      <w:r w:rsidR="00612908" w:rsidRPr="00612908">
        <w:rPr>
          <w:rFonts w:ascii="Times New Roman" w:eastAsia="Times New Roman" w:hAnsi="Times New Roman" w:cs="Times New Roman"/>
          <w:sz w:val="28"/>
          <w:szCs w:val="28"/>
          <w:lang w:val="ru-RU"/>
        </w:rPr>
        <w:t>500000</w:t>
      </w:r>
      <w:r w:rsidR="0059004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590044">
        <w:rPr>
          <w:rFonts w:ascii="Times New Roman" w:eastAsia="Times New Roman" w:hAnsi="Times New Roman" w:cs="Times New Roman"/>
          <w:sz w:val="28"/>
          <w:szCs w:val="28"/>
          <w:lang w:val="ru-RU"/>
        </w:rPr>
        <w:t>.5)</w:t>
      </w:r>
      <w:r w:rsidR="00CE4E1A">
        <w:rPr>
          <w:rFonts w:ascii="Times New Roman" w:eastAsia="Times New Roman" w:hAnsi="Times New Roman" w:cs="Times New Roman"/>
          <w:sz w:val="28"/>
          <w:szCs w:val="28"/>
        </w:rPr>
        <w:t>.</w:t>
      </w:r>
      <w:r w:rsidR="00E3013F" w:rsidRPr="00E3013F">
        <w:rPr>
          <w:noProof/>
        </w:rPr>
        <w:t xml:space="preserve"> </w:t>
      </w:r>
    </w:p>
    <w:p w14:paraId="5D3CA572" w14:textId="23D0F426" w:rsidR="00CE4E1A" w:rsidRDefault="00E3013F" w:rsidP="00D85E19">
      <w:p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96B4C8" wp14:editId="68ABE52D">
            <wp:extent cx="6152515" cy="2995295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AEED" w14:textId="212A3D07" w:rsidR="00CE4E1A" w:rsidRDefault="00590044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90044"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590044">
        <w:rPr>
          <w:rFonts w:ascii="Times New Roman" w:eastAsia="Times New Roman" w:hAnsi="Times New Roman" w:cs="Times New Roman"/>
          <w:sz w:val="28"/>
          <w:szCs w:val="28"/>
        </w:rPr>
        <w:t>.5 – Гістограма прибутків менш забезпечених сімей.</w:t>
      </w:r>
    </w:p>
    <w:p w14:paraId="6B9A271C" w14:textId="2E3C97FD" w:rsidR="00CE4E1A" w:rsidRDefault="00CE4E1A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З даного графіка ми можемо зробити висновок що більшість сімей заробляють </w:t>
      </w:r>
      <w:r w:rsidR="00612908">
        <w:rPr>
          <w:rFonts w:ascii="Times New Roman" w:eastAsia="Times New Roman" w:hAnsi="Times New Roman" w:cs="Times New Roman"/>
          <w:sz w:val="28"/>
          <w:szCs w:val="28"/>
        </w:rPr>
        <w:t>біля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100,000 Філіппінських </w:t>
      </w:r>
      <w:r w:rsidR="00612908">
        <w:rPr>
          <w:rFonts w:ascii="Times New Roman" w:eastAsia="Times New Roman" w:hAnsi="Times New Roman" w:cs="Times New Roman"/>
          <w:sz w:val="28"/>
          <w:szCs w:val="28"/>
        </w:rPr>
        <w:t>п’єсо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590044">
        <w:rPr>
          <w:rFonts w:ascii="Times New Roman" w:eastAsia="Times New Roman" w:hAnsi="Times New Roman" w:cs="Times New Roman"/>
          <w:sz w:val="28"/>
          <w:szCs w:val="28"/>
        </w:rPr>
        <w:t xml:space="preserve"> Розподіл більш схожий на нормальний, але таким не є.</w:t>
      </w:r>
    </w:p>
    <w:p w14:paraId="51A89A88" w14:textId="3AEF3ABE" w:rsidR="00612908" w:rsidRDefault="00612908" w:rsidP="00D85E19">
      <w:pPr>
        <w:spacing w:after="240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Наступною ознакою провізуалізуємо витрати сімей на їжу</w:t>
      </w:r>
      <w:r w:rsidR="00590044">
        <w:rPr>
          <w:rFonts w:ascii="Times New Roman" w:eastAsia="Times New Roman" w:hAnsi="Times New Roman" w:cs="Times New Roman"/>
          <w:sz w:val="28"/>
          <w:szCs w:val="28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590044">
        <w:rPr>
          <w:rFonts w:ascii="Times New Roman" w:eastAsia="Times New Roman" w:hAnsi="Times New Roman" w:cs="Times New Roman"/>
          <w:sz w:val="28"/>
          <w:szCs w:val="28"/>
        </w:rPr>
        <w:t>.6)</w:t>
      </w:r>
      <w:r w:rsidRPr="006129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847A3B" wp14:editId="5051D5F1">
            <wp:extent cx="5381625" cy="34194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6607" w14:textId="41546E60" w:rsidR="00590044" w:rsidRDefault="00590044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.6 </w:t>
      </w:r>
      <w:r w:rsidR="00C7250A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C7250A">
        <w:rPr>
          <w:rFonts w:ascii="Times New Roman" w:eastAsia="Times New Roman" w:hAnsi="Times New Roman" w:cs="Times New Roman"/>
          <w:sz w:val="28"/>
          <w:szCs w:val="28"/>
        </w:rPr>
        <w:t>Гістограма витрат сімей на їжу.</w:t>
      </w:r>
    </w:p>
    <w:p w14:paraId="67E75EBD" w14:textId="32BD1969" w:rsidR="00612908" w:rsidRPr="00C7250A" w:rsidRDefault="00612908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 w:rsidRPr="00C7250A">
        <w:rPr>
          <w:rFonts w:ascii="Times New Roman" w:eastAsia="Times New Roman" w:hAnsi="Times New Roman" w:cs="Times New Roman"/>
          <w:sz w:val="28"/>
          <w:szCs w:val="28"/>
        </w:rPr>
        <w:t>Логічно, що сім’ї які заробляють більше – тратять на їжу більше грошей, тому звузимо нашу гістограму до х&lt;250000</w:t>
      </w:r>
      <w:r w:rsidR="00C7250A" w:rsidRPr="00C7250A">
        <w:rPr>
          <w:rFonts w:ascii="Times New Roman" w:eastAsia="Times New Roman" w:hAnsi="Times New Roman" w:cs="Times New Roman"/>
          <w:sz w:val="28"/>
          <w:szCs w:val="28"/>
        </w:rPr>
        <w:t xml:space="preserve"> для того щоб подивитися глибше на витрати малозабезпечених сімей</w:t>
      </w:r>
      <w:r w:rsidR="00C7250A">
        <w:rPr>
          <w:rFonts w:ascii="Times New Roman" w:eastAsia="Times New Roman" w:hAnsi="Times New Roman" w:cs="Times New Roman"/>
          <w:sz w:val="28"/>
          <w:szCs w:val="28"/>
        </w:rPr>
        <w:t xml:space="preserve"> (рис.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C7250A">
        <w:rPr>
          <w:rFonts w:ascii="Times New Roman" w:eastAsia="Times New Roman" w:hAnsi="Times New Roman" w:cs="Times New Roman"/>
          <w:sz w:val="28"/>
          <w:szCs w:val="28"/>
        </w:rPr>
        <w:t>.7)</w:t>
      </w:r>
      <w:r w:rsidR="00C7250A" w:rsidRPr="00C7250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318477" w14:textId="07593726" w:rsidR="00CE4E1A" w:rsidRDefault="00612908" w:rsidP="00D85E19">
      <w:p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682AAFA" wp14:editId="4D3998EB">
            <wp:extent cx="6152515" cy="316293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64B5" w14:textId="4A24E84A" w:rsidR="00C7250A" w:rsidRDefault="00C7250A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.7 – Гістограма витрат менш забезпечених сімей на їжу. </w:t>
      </w:r>
    </w:p>
    <w:p w14:paraId="5D967E50" w14:textId="4DCF2D6D" w:rsidR="00612908" w:rsidRDefault="00BE0BCD" w:rsidP="00A62D6B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цього графіка ми можемо зробити висновок що більшість сімей витрачають на їжу біля 50000 Філіппінських п’єсо</w:t>
      </w:r>
      <w:r w:rsidR="003D27F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00E89A3" w14:textId="0B003DBA" w:rsidR="0090603A" w:rsidRDefault="0090603A" w:rsidP="00A62D6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кластеризації з більш ніж двома параметрами підберемо ще один стовпець. Нехай це будуть витрати на м’ясо. Провізуалізуємо стовпець у вигляді гістограми (рис.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 xml:space="preserve"> 3</w:t>
      </w:r>
      <w:r>
        <w:rPr>
          <w:rFonts w:ascii="Times New Roman" w:eastAsia="Times New Roman" w:hAnsi="Times New Roman" w:cs="Times New Roman"/>
          <w:sz w:val="28"/>
          <w:szCs w:val="28"/>
        </w:rPr>
        <w:t>.8).</w:t>
      </w:r>
    </w:p>
    <w:p w14:paraId="4B33781B" w14:textId="23727E04" w:rsidR="0090603A" w:rsidRDefault="0090603A" w:rsidP="00304717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265096" wp14:editId="70964401">
            <wp:extent cx="4206240" cy="2593443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1014" cy="260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2C2D" w14:textId="54ED6677" w:rsidR="0090603A" w:rsidRDefault="0090603A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.8 – Гістограма витрат сімей на м’ясо.</w:t>
      </w:r>
    </w:p>
    <w:p w14:paraId="0A8BC0C6" w14:textId="12746F99" w:rsidR="0090603A" w:rsidRDefault="0090603A" w:rsidP="00D85E19">
      <w:pPr>
        <w:spacing w:after="240"/>
        <w:ind w:firstLine="0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Ситуація така ж як і в минулих гістограмах – бідних сімей набагато більше ніж багатих, тому звузимо графік до значень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&gt;50000</w:t>
      </w:r>
      <w:r w:rsidR="001B5314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 w:rsidR="001B5314"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1B5314">
        <w:rPr>
          <w:rFonts w:ascii="Times New Roman" w:eastAsia="Times New Roman" w:hAnsi="Times New Roman" w:cs="Times New Roman"/>
          <w:sz w:val="28"/>
          <w:szCs w:val="28"/>
        </w:rPr>
        <w:t>.9)</w:t>
      </w:r>
      <w:r w:rsidR="001B5314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  <w:r w:rsidR="001B5314" w:rsidRPr="001B5314">
        <w:rPr>
          <w:noProof/>
        </w:rPr>
        <w:t xml:space="preserve"> </w:t>
      </w:r>
      <w:r w:rsidR="001B5314">
        <w:rPr>
          <w:noProof/>
        </w:rPr>
        <w:drawing>
          <wp:inline distT="0" distB="0" distL="0" distR="0" wp14:anchorId="31736322" wp14:editId="32AEE2BF">
            <wp:extent cx="5991225" cy="32956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77D3" w14:textId="5FEE0273" w:rsidR="0029646C" w:rsidRPr="00A272F8" w:rsidRDefault="001B5314" w:rsidP="00A272F8">
      <w:pPr>
        <w:spacing w:after="240"/>
        <w:ind w:firstLine="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Рисунок</w:t>
      </w:r>
      <w:r w:rsidR="00A272F8">
        <w:rPr>
          <w:rFonts w:ascii="Times New Roman" w:hAnsi="Times New Roman" w:cs="Times New Roman"/>
          <w:noProof/>
          <w:sz w:val="28"/>
          <w:szCs w:val="28"/>
        </w:rPr>
        <w:t xml:space="preserve"> 3</w:t>
      </w:r>
      <w:r>
        <w:rPr>
          <w:rFonts w:ascii="Times New Roman" w:hAnsi="Times New Roman" w:cs="Times New Roman"/>
          <w:noProof/>
          <w:sz w:val="28"/>
          <w:szCs w:val="28"/>
        </w:rPr>
        <w:t xml:space="preserve">.9 – Гістограма витрат на м’ясо </w:t>
      </w:r>
      <w:r w:rsidR="00BC06A5">
        <w:rPr>
          <w:rFonts w:ascii="Times New Roman" w:hAnsi="Times New Roman" w:cs="Times New Roman"/>
          <w:noProof/>
          <w:sz w:val="28"/>
          <w:szCs w:val="28"/>
          <w:lang w:val="en-US"/>
        </w:rPr>
        <w:t>&gt; 50000.</w:t>
      </w:r>
    </w:p>
    <w:p w14:paraId="71473B90" w14:textId="159F8846" w:rsidR="00587D08" w:rsidRPr="001B6D73" w:rsidRDefault="00CA43A0" w:rsidP="004D14A1">
      <w:pPr>
        <w:pStyle w:val="8"/>
      </w:pPr>
      <w:bookmarkStart w:id="10" w:name="k_means"/>
      <w:r w:rsidRPr="001B6D73">
        <w:t>K-</w:t>
      </w:r>
      <w:proofErr w:type="spellStart"/>
      <w:r w:rsidRPr="001B6D73">
        <w:t>means</w:t>
      </w:r>
      <w:bookmarkEnd w:id="7"/>
      <w:bookmarkEnd w:id="10"/>
      <w:proofErr w:type="spellEnd"/>
    </w:p>
    <w:p w14:paraId="7566C24B" w14:textId="1C02DA07" w:rsidR="00587D08" w:rsidRDefault="00587D08" w:rsidP="00A3223F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Розглянемо перший алгоритм кластеризації – метод К-середніх.</w:t>
      </w:r>
    </w:p>
    <w:p w14:paraId="6B4AF5A5" w14:textId="2E76CEAA" w:rsidR="004141DB" w:rsidRPr="004141DB" w:rsidRDefault="009517F2" w:rsidP="00A3223F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Як же працює цей алгоритм? Розберемо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покроково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5BE9F6C" w14:textId="77777777" w:rsidR="004141DB" w:rsidRPr="004141DB" w:rsidRDefault="004141DB" w:rsidP="00A3223F">
      <w:pPr>
        <w:rPr>
          <w:rFonts w:ascii="Times New Roman" w:eastAsia="Times New Roman" w:hAnsi="Times New Roman" w:cs="Times New Roman"/>
          <w:sz w:val="28"/>
          <w:szCs w:val="28"/>
        </w:rPr>
      </w:pPr>
      <w:r w:rsidRPr="004141DB">
        <w:rPr>
          <w:rFonts w:ascii="Times New Roman" w:eastAsia="Times New Roman" w:hAnsi="Times New Roman" w:cs="Times New Roman"/>
          <w:sz w:val="28"/>
          <w:szCs w:val="28"/>
        </w:rPr>
        <w:t>Крок 1: По-перше, нам потрібно вказати кількість кластерів K, які необхідно створити за допомогою цього алгоритму.</w:t>
      </w:r>
    </w:p>
    <w:p w14:paraId="6CF6BC09" w14:textId="00FF9464" w:rsidR="004141DB" w:rsidRPr="004141DB" w:rsidRDefault="004141DB" w:rsidP="00A3223F">
      <w:pPr>
        <w:rPr>
          <w:rFonts w:ascii="Times New Roman" w:eastAsia="Times New Roman" w:hAnsi="Times New Roman" w:cs="Times New Roman"/>
          <w:sz w:val="28"/>
          <w:szCs w:val="28"/>
        </w:rPr>
      </w:pPr>
      <w:r w:rsidRPr="004141DB">
        <w:rPr>
          <w:rFonts w:ascii="Times New Roman" w:eastAsia="Times New Roman" w:hAnsi="Times New Roman" w:cs="Times New Roman"/>
          <w:sz w:val="28"/>
          <w:szCs w:val="28"/>
        </w:rPr>
        <w:t>Крок 2: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>Коротко класифіку</w:t>
      </w:r>
      <w:r w:rsidR="00967CDF">
        <w:rPr>
          <w:rFonts w:ascii="Times New Roman" w:eastAsia="Times New Roman" w:hAnsi="Times New Roman" w:cs="Times New Roman"/>
          <w:sz w:val="28"/>
          <w:szCs w:val="28"/>
        </w:rPr>
        <w:t>ємо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дані на основі кількості точок даних.</w:t>
      </w:r>
    </w:p>
    <w:p w14:paraId="5098A240" w14:textId="673DAC57" w:rsidR="004141DB" w:rsidRDefault="004141DB" w:rsidP="00A3223F">
      <w:pPr>
        <w:rPr>
          <w:rFonts w:ascii="Times New Roman" w:eastAsia="Times New Roman" w:hAnsi="Times New Roman" w:cs="Times New Roman"/>
          <w:sz w:val="28"/>
          <w:szCs w:val="28"/>
        </w:rPr>
      </w:pPr>
      <w:r w:rsidRPr="004141DB">
        <w:rPr>
          <w:rFonts w:ascii="Times New Roman" w:eastAsia="Times New Roman" w:hAnsi="Times New Roman" w:cs="Times New Roman"/>
          <w:sz w:val="28"/>
          <w:szCs w:val="28"/>
        </w:rPr>
        <w:t>Крок 3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Тепер </w:t>
      </w:r>
      <w:r w:rsidR="009517F2">
        <w:rPr>
          <w:rFonts w:ascii="Times New Roman" w:eastAsia="Times New Roman" w:hAnsi="Times New Roman" w:cs="Times New Roman"/>
          <w:sz w:val="28"/>
          <w:szCs w:val="28"/>
        </w:rPr>
        <w:t>обчислюємо центроїди кластерів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>.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9F119B0" w14:textId="59794DEA" w:rsidR="00967CDF" w:rsidRDefault="00967CDF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C37EC1" wp14:editId="168C19B7">
            <wp:extent cx="4579620" cy="26880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5472" cy="26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E4F9" w14:textId="3890B3B7" w:rsidR="003D27F3" w:rsidRPr="004141DB" w:rsidRDefault="003D27F3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Приклад для пояснення кроків 1-3.</w:t>
      </w:r>
    </w:p>
    <w:p w14:paraId="0A971A7D" w14:textId="628B48A9" w:rsidR="004141DB" w:rsidRDefault="004141DB" w:rsidP="004141DB">
      <w:pPr>
        <w:rPr>
          <w:rFonts w:ascii="Times New Roman" w:eastAsia="Times New Roman" w:hAnsi="Times New Roman" w:cs="Times New Roman"/>
          <w:sz w:val="28"/>
          <w:szCs w:val="28"/>
        </w:rPr>
      </w:pPr>
      <w:r w:rsidRPr="004141DB">
        <w:rPr>
          <w:rFonts w:ascii="Times New Roman" w:eastAsia="Times New Roman" w:hAnsi="Times New Roman" w:cs="Times New Roman"/>
          <w:sz w:val="28"/>
          <w:szCs w:val="28"/>
        </w:rPr>
        <w:t>Крок 4: Повторю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ємо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наведені нижче кроки, поки не знайдемо ідеальн</w:t>
      </w:r>
      <w:r w:rsidR="00967CDF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центроїд</w:t>
      </w:r>
      <w:r w:rsidR="00967CDF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>, як</w:t>
      </w:r>
      <w:r w:rsidR="00967CDF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є призначенням точок даних кластерам, які не змінюються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C4C0495" w14:textId="70E1C723" w:rsidR="004141DB" w:rsidRPr="004141DB" w:rsidRDefault="004141DB" w:rsidP="004141D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>Спочатку обчислює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мо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сум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квадратів відстаней між точками даних і центроїдами.</w:t>
      </w:r>
      <w:r w:rsidR="00967CDF">
        <w:rPr>
          <w:rFonts w:ascii="Times New Roman" w:eastAsia="Times New Roman" w:hAnsi="Times New Roman" w:cs="Times New Roman"/>
          <w:sz w:val="28"/>
          <w:szCs w:val="28"/>
        </w:rPr>
        <w:t xml:space="preserve"> В нашому випадку це буде евклідова відстань між точками.</w:t>
      </w:r>
    </w:p>
    <w:p w14:paraId="2B58863F" w14:textId="78E552A3" w:rsidR="004141DB" w:rsidRPr="004141DB" w:rsidRDefault="004141DB" w:rsidP="004141D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На цьому етапі нам потрібно виділити кожну точку даних кластеру, як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є найближч</w:t>
      </w:r>
      <w:r>
        <w:rPr>
          <w:rFonts w:ascii="Times New Roman" w:eastAsia="Times New Roman" w:hAnsi="Times New Roman" w:cs="Times New Roman"/>
          <w:sz w:val="28"/>
          <w:szCs w:val="28"/>
        </w:rPr>
        <w:t>ою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до інших (центроїд</w:t>
      </w:r>
      <w:r>
        <w:rPr>
          <w:rFonts w:ascii="Times New Roman" w:eastAsia="Times New Roman" w:hAnsi="Times New Roman" w:cs="Times New Roman"/>
          <w:sz w:val="28"/>
          <w:szCs w:val="28"/>
        </w:rPr>
        <w:t>ою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E22E89D" w14:textId="7AB8405B" w:rsidR="004141DB" w:rsidRDefault="004141DB" w:rsidP="004141D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Нарешті, обчисл</w:t>
      </w:r>
      <w:r w:rsidR="003D27F3">
        <w:rPr>
          <w:rFonts w:ascii="Times New Roman" w:eastAsia="Times New Roman" w:hAnsi="Times New Roman" w:cs="Times New Roman"/>
          <w:sz w:val="28"/>
          <w:szCs w:val="28"/>
        </w:rPr>
        <w:t>юємо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центроїди для кластерів, усереднюючи всі точки даних кластера.</w:t>
      </w:r>
      <w:r w:rsidR="00D92591">
        <w:rPr>
          <w:rFonts w:ascii="Times New Roman" w:eastAsia="Times New Roman" w:hAnsi="Times New Roman" w:cs="Times New Roman"/>
          <w:sz w:val="28"/>
          <w:szCs w:val="28"/>
        </w:rPr>
        <w:t xml:space="preserve"> (рис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D92591"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11</w:t>
      </w:r>
      <w:r w:rsidR="00D92591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D92591"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D92591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2C84477" w14:textId="221469BE" w:rsidR="00967CDF" w:rsidRDefault="00967CDF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2128E3" wp14:editId="025A1FA6">
            <wp:extent cx="4023360" cy="23652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6933" cy="236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71DF" w14:textId="07C10B9C" w:rsidR="00D92591" w:rsidRDefault="00D92591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11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Графічний приклад роботи алгоритму К-середніх.</w:t>
      </w:r>
    </w:p>
    <w:p w14:paraId="0DE10CFD" w14:textId="38E124C1" w:rsidR="00967CDF" w:rsidRDefault="00967CDF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DBFF72" wp14:editId="1A4BF924">
            <wp:extent cx="4069080" cy="2325189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8089" cy="233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C426" w14:textId="20D9A15F" w:rsidR="00D92591" w:rsidRPr="004141DB" w:rsidRDefault="00D92591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Графічний приклад роботи алгоритму К-середніх</w:t>
      </w:r>
    </w:p>
    <w:p w14:paraId="3473062D" w14:textId="34AAE08C" w:rsidR="004A0CC3" w:rsidRDefault="004141DB" w:rsidP="004141DB">
      <w:pPr>
        <w:rPr>
          <w:rFonts w:ascii="Times New Roman" w:eastAsia="Times New Roman" w:hAnsi="Times New Roman" w:cs="Times New Roman"/>
          <w:sz w:val="28"/>
          <w:szCs w:val="28"/>
        </w:rPr>
      </w:pPr>
      <w:r w:rsidRPr="004141DB">
        <w:rPr>
          <w:rFonts w:ascii="Times New Roman" w:eastAsia="Times New Roman" w:hAnsi="Times New Roman" w:cs="Times New Roman"/>
          <w:sz w:val="28"/>
          <w:szCs w:val="28"/>
        </w:rPr>
        <w:t>K-</w:t>
      </w:r>
      <w:proofErr w:type="spellStart"/>
      <w:r w:rsidRPr="004141DB">
        <w:rPr>
          <w:rFonts w:ascii="Times New Roman" w:eastAsia="Times New Roman" w:hAnsi="Times New Roman" w:cs="Times New Roman"/>
          <w:sz w:val="28"/>
          <w:szCs w:val="28"/>
        </w:rPr>
        <w:t>means</w:t>
      </w:r>
      <w:proofErr w:type="spellEnd"/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реалізує стратегію </w:t>
      </w:r>
      <w:proofErr w:type="spellStart"/>
      <w:r w:rsidRPr="004141DB">
        <w:rPr>
          <w:rFonts w:ascii="Times New Roman" w:eastAsia="Times New Roman" w:hAnsi="Times New Roman" w:cs="Times New Roman"/>
          <w:sz w:val="28"/>
          <w:szCs w:val="28"/>
        </w:rPr>
        <w:t>Expectation-Maximization</w:t>
      </w:r>
      <w:proofErr w:type="spellEnd"/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для вирішення проблеми. Крок очікування використовується для призначення точок даних найближчому кластеру, а крок максимізації використовується для обчислення центроїд</w:t>
      </w:r>
      <w:r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4141DB">
        <w:rPr>
          <w:rFonts w:ascii="Times New Roman" w:eastAsia="Times New Roman" w:hAnsi="Times New Roman" w:cs="Times New Roman"/>
          <w:sz w:val="28"/>
          <w:szCs w:val="28"/>
        </w:rPr>
        <w:t xml:space="preserve"> кожного кластера.</w:t>
      </w:r>
    </w:p>
    <w:p w14:paraId="1A75359A" w14:textId="1739000C" w:rsidR="009517F2" w:rsidRDefault="009517F2" w:rsidP="004141DB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Перейдемо до реалізації </w:t>
      </w:r>
      <w:r w:rsidR="00D92591">
        <w:rPr>
          <w:rFonts w:ascii="Times New Roman" w:eastAsia="Times New Roman" w:hAnsi="Times New Roman" w:cs="Times New Roman"/>
          <w:sz w:val="28"/>
          <w:szCs w:val="28"/>
        </w:rPr>
        <w:t xml:space="preserve">моделей </w:t>
      </w:r>
      <w:r>
        <w:rPr>
          <w:rFonts w:ascii="Times New Roman" w:eastAsia="Times New Roman" w:hAnsi="Times New Roman" w:cs="Times New Roman"/>
          <w:sz w:val="28"/>
          <w:szCs w:val="28"/>
        </w:rPr>
        <w:t>на нашому датасеті.</w:t>
      </w:r>
    </w:p>
    <w:p w14:paraId="04F53041" w14:textId="6753E32E" w:rsidR="004A0CC3" w:rsidRDefault="00587D08" w:rsidP="00D92591">
      <w:pPr>
        <w:rPr>
          <w:rFonts w:ascii="Times New Roman" w:eastAsia="Times New Roman" w:hAnsi="Times New Roman" w:cs="Times New Roman"/>
          <w:sz w:val="28"/>
          <w:szCs w:val="28"/>
        </w:rPr>
      </w:pPr>
      <w:r w:rsidRPr="00587D08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По-перше, </w:t>
      </w:r>
      <w:r w:rsidR="004141DB">
        <w:rPr>
          <w:rFonts w:ascii="Times New Roman" w:eastAsia="Times New Roman" w:hAnsi="Times New Roman" w:cs="Times New Roman"/>
          <w:sz w:val="28"/>
          <w:szCs w:val="28"/>
        </w:rPr>
        <w:t>для цього алгоритму треба визначитися з кількістю кластерів.</w:t>
      </w:r>
      <w:r w:rsidR="009517F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41DB">
        <w:rPr>
          <w:rFonts w:ascii="Times New Roman" w:eastAsia="Times New Roman" w:hAnsi="Times New Roman" w:cs="Times New Roman"/>
          <w:sz w:val="28"/>
          <w:szCs w:val="28"/>
        </w:rPr>
        <w:t>Зробимо це за</w:t>
      </w:r>
      <w:r w:rsidR="004A0CC3">
        <w:rPr>
          <w:rFonts w:ascii="Times New Roman" w:eastAsia="Times New Roman" w:hAnsi="Times New Roman" w:cs="Times New Roman"/>
          <w:sz w:val="28"/>
          <w:szCs w:val="28"/>
        </w:rPr>
        <w:t xml:space="preserve"> методом ліктя.</w:t>
      </w:r>
    </w:p>
    <w:p w14:paraId="4691EBBB" w14:textId="54C654AF" w:rsidR="004A0CC3" w:rsidRDefault="004A0CC3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проблем кластеризації існує метрика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WCSS</w:t>
      </w:r>
      <w:r w:rsidRPr="004A0CC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Within</w:t>
      </w:r>
      <w:r w:rsidRPr="004A0C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clusters</w:t>
      </w:r>
      <w:r w:rsidRPr="004A0C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some</w:t>
      </w:r>
      <w:r w:rsidRPr="004A0C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of</w:t>
      </w:r>
      <w:r w:rsidRPr="004A0CC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squares</w:t>
      </w:r>
      <w:r w:rsidRPr="004A0CC3">
        <w:rPr>
          <w:rFonts w:ascii="Times New Roman" w:eastAsia="Times New Roman" w:hAnsi="Times New Roman" w:cs="Times New Roman"/>
          <w:sz w:val="28"/>
          <w:szCs w:val="28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або ж сума квадратів всередині кластерів. </w:t>
      </w:r>
    </w:p>
    <w:p w14:paraId="57AB996F" w14:textId="29F5CFB9" w:rsidR="004A0CC3" w:rsidRDefault="004A0CC3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Вираховується вона по такій формулі:</w:t>
      </w:r>
      <w:r>
        <w:rPr>
          <w:noProof/>
        </w:rPr>
        <w:drawing>
          <wp:inline distT="0" distB="0" distL="0" distR="0" wp14:anchorId="48CF26A5" wp14:editId="1B63567E">
            <wp:extent cx="6152515" cy="49593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A8E6" w14:textId="345B4820" w:rsidR="004A0CC3" w:rsidRDefault="004A0CC3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Тож, наш алгоритм для кожного кластера вираховує суму квадратів відстаней точок (які належать цьому кластеру) до його центроїди.</w:t>
      </w:r>
    </w:p>
    <w:p w14:paraId="2CEAB125" w14:textId="3B593A91" w:rsidR="004A0CC3" w:rsidRDefault="004A0CC3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Роздивимось більш наглядно.</w:t>
      </w:r>
      <w:r w:rsidR="00BF0699">
        <w:rPr>
          <w:rFonts w:ascii="Times New Roman" w:eastAsia="Times New Roman" w:hAnsi="Times New Roman" w:cs="Times New Roman"/>
          <w:sz w:val="28"/>
          <w:szCs w:val="28"/>
        </w:rPr>
        <w:t xml:space="preserve"> Якщо ми взяли би один кластер, і порахували би відстань від центроїди цього кластеру до всіх точок, то ця метрика була би дуже великою (рис.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BF0699"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BF0699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6D504F58" w14:textId="467227BB" w:rsidR="004A0CC3" w:rsidRDefault="0002645B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6AFE30" wp14:editId="5C999049">
            <wp:extent cx="3931920" cy="227376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40710" cy="227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C080" w14:textId="0934D775" w:rsidR="00BF0699" w:rsidRDefault="00BF0699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Візуалізація моделі з одним кластером.</w:t>
      </w:r>
    </w:p>
    <w:p w14:paraId="359668C3" w14:textId="1495C909" w:rsidR="00BF0699" w:rsidRDefault="00BF0699" w:rsidP="00BF0699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Але якщо ми візьмемо більше число кластерів, тоді відстань до центроїд буде більш оптимальною, відповідно метрика буде менша (рис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104ABB1F" w14:textId="72F09531" w:rsidR="00112016" w:rsidRDefault="0002645B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2F692C" wp14:editId="6B09AB46">
            <wp:extent cx="4305300" cy="236927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333" cy="23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A83AC" w14:textId="177854BF" w:rsidR="0002645B" w:rsidRDefault="0002645B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Візуалізація моделі з трьома кластерами.</w:t>
      </w:r>
    </w:p>
    <w:p w14:paraId="06BB479A" w14:textId="572705DA" w:rsidR="00112016" w:rsidRDefault="0002645B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="00112016">
        <w:rPr>
          <w:rFonts w:ascii="Times New Roman" w:eastAsia="Times New Roman" w:hAnsi="Times New Roman" w:cs="Times New Roman"/>
          <w:sz w:val="28"/>
          <w:szCs w:val="28"/>
        </w:rPr>
        <w:t xml:space="preserve"> визнач</w:t>
      </w:r>
      <w:r>
        <w:rPr>
          <w:rFonts w:ascii="Times New Roman" w:eastAsia="Times New Roman" w:hAnsi="Times New Roman" w:cs="Times New Roman"/>
          <w:sz w:val="28"/>
          <w:szCs w:val="28"/>
        </w:rPr>
        <w:t>ення</w:t>
      </w:r>
      <w:r w:rsidR="00112016">
        <w:rPr>
          <w:rFonts w:ascii="Times New Roman" w:eastAsia="Times New Roman" w:hAnsi="Times New Roman" w:cs="Times New Roman"/>
          <w:sz w:val="28"/>
          <w:szCs w:val="28"/>
        </w:rPr>
        <w:t xml:space="preserve"> оптимальн</w:t>
      </w:r>
      <w:r>
        <w:rPr>
          <w:rFonts w:ascii="Times New Roman" w:eastAsia="Times New Roman" w:hAnsi="Times New Roman" w:cs="Times New Roman"/>
          <w:sz w:val="28"/>
          <w:szCs w:val="28"/>
        </w:rPr>
        <w:t>ої</w:t>
      </w:r>
      <w:r w:rsidR="00112016">
        <w:rPr>
          <w:rFonts w:ascii="Times New Roman" w:eastAsia="Times New Roman" w:hAnsi="Times New Roman" w:cs="Times New Roman"/>
          <w:sz w:val="28"/>
          <w:szCs w:val="28"/>
        </w:rPr>
        <w:t xml:space="preserve"> кільк</w:t>
      </w:r>
      <w:r>
        <w:rPr>
          <w:rFonts w:ascii="Times New Roman" w:eastAsia="Times New Roman" w:hAnsi="Times New Roman" w:cs="Times New Roman"/>
          <w:sz w:val="28"/>
          <w:szCs w:val="28"/>
        </w:rPr>
        <w:t>ості</w:t>
      </w:r>
      <w:r w:rsidR="00112016">
        <w:rPr>
          <w:rFonts w:ascii="Times New Roman" w:eastAsia="Times New Roman" w:hAnsi="Times New Roman" w:cs="Times New Roman"/>
          <w:sz w:val="28"/>
          <w:szCs w:val="28"/>
        </w:rPr>
        <w:t xml:space="preserve"> кластерів </w:t>
      </w:r>
      <w:r>
        <w:rPr>
          <w:rFonts w:ascii="Times New Roman" w:eastAsia="Times New Roman" w:hAnsi="Times New Roman" w:cs="Times New Roman"/>
          <w:sz w:val="28"/>
          <w:szCs w:val="28"/>
        </w:rPr>
        <w:t>використовують метод ліктя</w:t>
      </w:r>
      <w:r w:rsidR="00112016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F18500B" w14:textId="1F974758" w:rsidR="0002645B" w:rsidRDefault="0002645B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 w:rsidRPr="0002645B">
        <w:rPr>
          <w:rFonts w:ascii="Times New Roman" w:eastAsia="Times New Roman" w:hAnsi="Times New Roman" w:cs="Times New Roman"/>
          <w:sz w:val="28"/>
          <w:szCs w:val="28"/>
        </w:rPr>
        <w:t xml:space="preserve">У кластерному аналізі метод </w:t>
      </w:r>
      <w:r>
        <w:rPr>
          <w:rFonts w:ascii="Times New Roman" w:eastAsia="Times New Roman" w:hAnsi="Times New Roman" w:cs="Times New Roman"/>
          <w:sz w:val="28"/>
          <w:szCs w:val="28"/>
        </w:rPr>
        <w:t>ліктя</w:t>
      </w:r>
      <w:r w:rsidRPr="0002645B">
        <w:rPr>
          <w:rFonts w:ascii="Times New Roman" w:eastAsia="Times New Roman" w:hAnsi="Times New Roman" w:cs="Times New Roman"/>
          <w:sz w:val="28"/>
          <w:szCs w:val="28"/>
        </w:rPr>
        <w:t xml:space="preserve"> є евристичним методом, який використовується для визначення кількості кластерів у наборі даних. Метод складається з побудови графіка пояснення варіації як функції від кількості кластерів і вибору </w:t>
      </w:r>
      <w:r>
        <w:rPr>
          <w:rFonts w:ascii="Times New Roman" w:eastAsia="Times New Roman" w:hAnsi="Times New Roman" w:cs="Times New Roman"/>
          <w:sz w:val="28"/>
          <w:szCs w:val="28"/>
        </w:rPr>
        <w:t>ліктя</w:t>
      </w:r>
      <w:r w:rsidRPr="0002645B">
        <w:rPr>
          <w:rFonts w:ascii="Times New Roman" w:eastAsia="Times New Roman" w:hAnsi="Times New Roman" w:cs="Times New Roman"/>
          <w:sz w:val="28"/>
          <w:szCs w:val="28"/>
        </w:rPr>
        <w:t xml:space="preserve"> кривої як кількості кластерів для використання.</w:t>
      </w:r>
    </w:p>
    <w:p w14:paraId="0998CA65" w14:textId="0DF6EA23" w:rsidR="0002645B" w:rsidRPr="0002645B" w:rsidRDefault="0002645B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Використаємо метод ліктя на нашому датасеті. Для цього використаємо бібліотеку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sklearn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 (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1149B7A8" w14:textId="04B8D2B2" w:rsidR="004A0CC3" w:rsidRDefault="00112016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1905F03" wp14:editId="4BBA1DFE">
            <wp:extent cx="5073198" cy="39547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8908" cy="395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A711" w14:textId="737DBDF3" w:rsidR="0002645B" w:rsidRDefault="0002645B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A5770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A5770">
        <w:rPr>
          <w:rFonts w:ascii="Times New Roman" w:eastAsia="Times New Roman" w:hAnsi="Times New Roman" w:cs="Times New Roman"/>
          <w:sz w:val="28"/>
          <w:szCs w:val="28"/>
        </w:rPr>
        <w:t>Застосування та візуалізація методу Ліктя</w:t>
      </w:r>
    </w:p>
    <w:p w14:paraId="6948F4A3" w14:textId="4C4563D3" w:rsidR="001E79C0" w:rsidRDefault="001E79C0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графіка бачимо що оптимальна кількість кластерів це 4 або 5, так як саме на цих позначках графік має прийнятні показники.</w:t>
      </w:r>
    </w:p>
    <w:p w14:paraId="0D3D1589" w14:textId="57A0E0F7" w:rsidR="00112016" w:rsidRDefault="00B346B1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Перейдемо до тренування моделі</w:t>
      </w:r>
      <w:r w:rsidR="004A5770">
        <w:rPr>
          <w:rFonts w:ascii="Times New Roman" w:eastAsia="Times New Roman" w:hAnsi="Times New Roman" w:cs="Times New Roman"/>
          <w:sz w:val="28"/>
          <w:szCs w:val="28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4A5770"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="004A5770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07B66F24" w14:textId="083E8B3B" w:rsidR="00967CDF" w:rsidRDefault="003B0862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AA35EA" wp14:editId="41C4EAD2">
            <wp:extent cx="5991686" cy="36195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92838" cy="362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00929" w14:textId="580A41CE" w:rsidR="004A5770" w:rsidRDefault="004A5770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Тренування моделі.</w:t>
      </w:r>
    </w:p>
    <w:p w14:paraId="62C4BF0B" w14:textId="7DF8CFFF" w:rsidR="00967CDF" w:rsidRDefault="00967CDF" w:rsidP="00587D0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Далі зробимо візуалізацію отриманих даних.</w:t>
      </w:r>
      <w:r w:rsidR="00881FCD">
        <w:rPr>
          <w:rFonts w:ascii="Times New Roman" w:eastAsia="Times New Roman" w:hAnsi="Times New Roman" w:cs="Times New Roman"/>
          <w:sz w:val="28"/>
          <w:szCs w:val="28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881FCD"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="00881FC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881FCD"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="00881FCD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ADC687C" w14:textId="4F9154E6" w:rsidR="00967CDF" w:rsidRDefault="003B0862" w:rsidP="00D85E19">
      <w:p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C7AF78" wp14:editId="3B0B03DC">
            <wp:extent cx="6152515" cy="135445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4353" w14:textId="1D6CD7B9" w:rsidR="009517F2" w:rsidRDefault="00881FCD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Код для візуалізації кластеризації.</w:t>
      </w:r>
    </w:p>
    <w:p w14:paraId="2C43ADD0" w14:textId="158A08A4" w:rsidR="00967CDF" w:rsidRDefault="003B0862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81F27E" wp14:editId="1740A6AA">
            <wp:extent cx="4638675" cy="30289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E90D" w14:textId="71D9FFBB" w:rsidR="00967CDF" w:rsidRDefault="00881FCD" w:rsidP="00304717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Візуалізація результату кластеризації алгоритмом К-середніх.</w:t>
      </w:r>
    </w:p>
    <w:p w14:paraId="55D0C488" w14:textId="12A505EA" w:rsidR="00C136EA" w:rsidRPr="004D14A1" w:rsidRDefault="00967CDF" w:rsidP="00C136EA">
      <w:pPr>
        <w:pStyle w:val="8"/>
      </w:pPr>
      <w:bookmarkStart w:id="11" w:name="Hierarchical_clustering"/>
      <w:proofErr w:type="spellStart"/>
      <w:r w:rsidRPr="00C136EA">
        <w:t>Hierarchical</w:t>
      </w:r>
      <w:proofErr w:type="spellEnd"/>
      <w:r w:rsidRPr="00C136EA">
        <w:t xml:space="preserve"> </w:t>
      </w:r>
      <w:proofErr w:type="spellStart"/>
      <w:r w:rsidRPr="00C136EA">
        <w:t>clustering</w:t>
      </w:r>
      <w:bookmarkEnd w:id="11"/>
      <w:proofErr w:type="spellEnd"/>
    </w:p>
    <w:p w14:paraId="5BD7B67D" w14:textId="44BEF799" w:rsidR="00C136EA" w:rsidRDefault="00C136EA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C136EA">
        <w:rPr>
          <w:rFonts w:ascii="Times New Roman" w:eastAsia="Times New Roman" w:hAnsi="Times New Roman" w:cs="Times New Roman"/>
          <w:sz w:val="28"/>
          <w:szCs w:val="28"/>
        </w:rPr>
        <w:t>Ієрархічна кластеризація — це алгоритм, який групує подібні об’єкти в групи, які називаються кластерами. Кінцева точка - це набір кластерів, де кожен кластер відрізняється один від одного, а об'єкти в кожному кластері в цілому схожі один на одного.</w:t>
      </w:r>
    </w:p>
    <w:p w14:paraId="55B97839" w14:textId="77B61D44" w:rsidR="00C136EA" w:rsidRDefault="00C136EA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C136EA">
        <w:rPr>
          <w:rFonts w:ascii="Times New Roman" w:eastAsia="Times New Roman" w:hAnsi="Times New Roman" w:cs="Times New Roman"/>
          <w:sz w:val="28"/>
          <w:szCs w:val="28"/>
        </w:rPr>
        <w:t>Ієрархічна кластеризація може бути виконана або з матрицею відстаней, або з необробленими даними. Коли надаються вихідні дані, програмне забезпечення автоматично обчислить матрицю відстані у фоновому режимі.</w:t>
      </w:r>
    </w:p>
    <w:p w14:paraId="32C1C652" w14:textId="77777777" w:rsidR="009517F2" w:rsidRDefault="009517F2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9517F2">
        <w:rPr>
          <w:rFonts w:ascii="Times New Roman" w:eastAsia="Times New Roman" w:hAnsi="Times New Roman" w:cs="Times New Roman"/>
          <w:sz w:val="28"/>
          <w:szCs w:val="28"/>
        </w:rPr>
        <w:t xml:space="preserve">Ієрархічні алгоритми діляться на </w:t>
      </w:r>
      <w:proofErr w:type="spellStart"/>
      <w:r w:rsidRPr="009517F2">
        <w:rPr>
          <w:rFonts w:ascii="Times New Roman" w:eastAsia="Times New Roman" w:hAnsi="Times New Roman" w:cs="Times New Roman"/>
          <w:sz w:val="28"/>
          <w:szCs w:val="28"/>
        </w:rPr>
        <w:t>агломеративні</w:t>
      </w:r>
      <w:proofErr w:type="spellEnd"/>
      <w:r w:rsidRPr="009517F2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009517F2">
        <w:rPr>
          <w:rFonts w:ascii="Times New Roman" w:eastAsia="Times New Roman" w:hAnsi="Times New Roman" w:cs="Times New Roman"/>
          <w:sz w:val="28"/>
          <w:szCs w:val="28"/>
        </w:rPr>
        <w:t>дівізімні</w:t>
      </w:r>
      <w:proofErr w:type="spellEnd"/>
      <w:r w:rsidRPr="009517F2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4E390849" w14:textId="5CD0F2F2" w:rsidR="009517F2" w:rsidRDefault="009517F2" w:rsidP="00C136EA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517F2">
        <w:rPr>
          <w:rFonts w:ascii="Times New Roman" w:eastAsia="Times New Roman" w:hAnsi="Times New Roman" w:cs="Times New Roman"/>
          <w:sz w:val="28"/>
          <w:szCs w:val="28"/>
        </w:rPr>
        <w:t>Агломеративні</w:t>
      </w:r>
      <w:proofErr w:type="spellEnd"/>
      <w:r w:rsidRPr="009517F2">
        <w:rPr>
          <w:rFonts w:ascii="Times New Roman" w:eastAsia="Times New Roman" w:hAnsi="Times New Roman" w:cs="Times New Roman"/>
          <w:sz w:val="28"/>
          <w:szCs w:val="28"/>
        </w:rPr>
        <w:t xml:space="preserve"> алгоритми - це алгоритми, які починають своє виконання з того, що кожен об'єкт заносять в свій власний кластер і в міру виконання об'єднують кластери, до тих пір, поки в кінці не отримує один кластер, що включає в себе всі об'єкти набору.</w:t>
      </w:r>
    </w:p>
    <w:p w14:paraId="208DB530" w14:textId="3F29F166" w:rsidR="009517F2" w:rsidRDefault="009517F2" w:rsidP="00C136EA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517F2">
        <w:rPr>
          <w:rFonts w:ascii="Times New Roman" w:eastAsia="Times New Roman" w:hAnsi="Times New Roman" w:cs="Times New Roman"/>
          <w:sz w:val="28"/>
          <w:szCs w:val="28"/>
        </w:rPr>
        <w:lastRenderedPageBreak/>
        <w:t>Дивізімні</w:t>
      </w:r>
      <w:proofErr w:type="spellEnd"/>
      <w:r w:rsidRPr="009517F2">
        <w:rPr>
          <w:rFonts w:ascii="Times New Roman" w:eastAsia="Times New Roman" w:hAnsi="Times New Roman" w:cs="Times New Roman"/>
          <w:sz w:val="28"/>
          <w:szCs w:val="28"/>
        </w:rPr>
        <w:t xml:space="preserve"> алгоритми, навпаки, спочатку відносять всі об'єкти в один кластер і потім розділяють цей кластер до тих пір, поки кожен об'єкт не виявиться в своєму власному кластер</w:t>
      </w:r>
      <w:r w:rsidR="00F817E1">
        <w:rPr>
          <w:rFonts w:ascii="Times New Roman" w:eastAsia="Times New Roman" w:hAnsi="Times New Roman" w:cs="Times New Roman"/>
          <w:sz w:val="28"/>
          <w:szCs w:val="28"/>
        </w:rPr>
        <w:t>і (рис. 4.1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="00F817E1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9517F2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40758F4" w14:textId="0AA43364" w:rsidR="00F817E1" w:rsidRDefault="009517F2" w:rsidP="00F817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5A9786" wp14:editId="148342BE">
            <wp:extent cx="4076700" cy="221424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91683" cy="222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437ED" w14:textId="350AB712" w:rsidR="00F817E1" w:rsidRDefault="00F817E1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Різниця між </w:t>
      </w:r>
      <w:proofErr w:type="spellStart"/>
      <w:r w:rsidR="00847D73">
        <w:rPr>
          <w:rFonts w:ascii="Times New Roman" w:eastAsia="Times New Roman" w:hAnsi="Times New Roman" w:cs="Times New Roman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>нгломеративними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 w:rsidR="00847D73">
        <w:rPr>
          <w:rFonts w:ascii="Times New Roman" w:eastAsia="Times New Roman" w:hAnsi="Times New Roman" w:cs="Times New Roman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sz w:val="28"/>
          <w:szCs w:val="28"/>
        </w:rPr>
        <w:t>ивізимними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алгоритмами</w:t>
      </w:r>
    </w:p>
    <w:p w14:paraId="21DC3184" w14:textId="05CB1FB9" w:rsidR="00C136EA" w:rsidRDefault="00C136EA" w:rsidP="00707EED">
      <w:pPr>
        <w:ind w:firstLine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Тож яким чином працює ієрархічна кластеризація?</w:t>
      </w:r>
    </w:p>
    <w:p w14:paraId="3872005D" w14:textId="77777777" w:rsidR="00C136EA" w:rsidRDefault="00C136EA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C136EA">
        <w:rPr>
          <w:rFonts w:ascii="Times New Roman" w:eastAsia="Times New Roman" w:hAnsi="Times New Roman" w:cs="Times New Roman"/>
          <w:sz w:val="28"/>
          <w:szCs w:val="28"/>
        </w:rPr>
        <w:t xml:space="preserve">Ієрархічна кластеризація починається з обробки кожного спостереження як окремого кластера. Потім він багаторазово виконує наступні два кроки: </w:t>
      </w:r>
    </w:p>
    <w:p w14:paraId="137D7E58" w14:textId="77777777" w:rsidR="00C136EA" w:rsidRDefault="00C136EA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C136EA">
        <w:rPr>
          <w:rFonts w:ascii="Times New Roman" w:eastAsia="Times New Roman" w:hAnsi="Times New Roman" w:cs="Times New Roman"/>
          <w:sz w:val="28"/>
          <w:szCs w:val="28"/>
        </w:rPr>
        <w:t xml:space="preserve">1) визначає два кластери, які знаходяться найближче один до одного </w:t>
      </w:r>
    </w:p>
    <w:p w14:paraId="029A96D7" w14:textId="77777777" w:rsidR="00F817E1" w:rsidRDefault="00C136EA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C136EA">
        <w:rPr>
          <w:rFonts w:ascii="Times New Roman" w:eastAsia="Times New Roman" w:hAnsi="Times New Roman" w:cs="Times New Roman"/>
          <w:sz w:val="28"/>
          <w:szCs w:val="28"/>
        </w:rPr>
        <w:t xml:space="preserve">2) об’єднує два найбільш схожі кластери. </w:t>
      </w:r>
    </w:p>
    <w:p w14:paraId="5C8CA02C" w14:textId="17296D22" w:rsidR="00C136EA" w:rsidRDefault="00C136EA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C136EA">
        <w:rPr>
          <w:rFonts w:ascii="Times New Roman" w:eastAsia="Times New Roman" w:hAnsi="Times New Roman" w:cs="Times New Roman"/>
          <w:sz w:val="28"/>
          <w:szCs w:val="28"/>
        </w:rPr>
        <w:t>Цей ітераційний процес триває, поки всі кластери не будуть об’єднані разом. Це показано на діаграмах нижче</w:t>
      </w:r>
      <w:r w:rsidR="00F817E1">
        <w:rPr>
          <w:rFonts w:ascii="Times New Roman" w:eastAsia="Times New Roman" w:hAnsi="Times New Roman" w:cs="Times New Roman"/>
          <w:sz w:val="28"/>
          <w:szCs w:val="28"/>
        </w:rPr>
        <w:t xml:space="preserve"> (рис.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F817E1"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  <w:r w:rsidR="00F817E1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C136EA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6BF41D" w14:textId="525C3E02" w:rsidR="00F817E1" w:rsidRDefault="000F77D2" w:rsidP="00F817E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0AEAEA" wp14:editId="1BD4EB86">
            <wp:extent cx="2739657" cy="510540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027" cy="511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3B3C2" w14:textId="33B9D1B3" w:rsidR="00F817E1" w:rsidRDefault="00F817E1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20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Процес роботи Ієрархічного Алгоритму.</w:t>
      </w:r>
    </w:p>
    <w:p w14:paraId="41E9D518" w14:textId="2F994A19" w:rsidR="000F77D2" w:rsidRDefault="000F77D2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 w:rsidRPr="000F77D2">
        <w:rPr>
          <w:rFonts w:ascii="Times New Roman" w:eastAsia="Times New Roman" w:hAnsi="Times New Roman" w:cs="Times New Roman"/>
          <w:sz w:val="28"/>
          <w:szCs w:val="28"/>
        </w:rPr>
        <w:t>Основним результатом ієрархічної кластеризації є дендрограма, яка показує ієрархічні відносини між кластерами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5C4F42">
        <w:rPr>
          <w:rFonts w:ascii="Times New Roman" w:eastAsia="Times New Roman" w:hAnsi="Times New Roman" w:cs="Times New Roman"/>
          <w:sz w:val="28"/>
          <w:szCs w:val="28"/>
        </w:rPr>
        <w:t xml:space="preserve"> Також за допомогою дендрограми </w:t>
      </w:r>
      <w:proofErr w:type="spellStart"/>
      <w:r w:rsidR="005C4F42">
        <w:rPr>
          <w:rFonts w:ascii="Times New Roman" w:eastAsia="Times New Roman" w:hAnsi="Times New Roman" w:cs="Times New Roman"/>
          <w:sz w:val="28"/>
          <w:szCs w:val="28"/>
        </w:rPr>
        <w:t>можно</w:t>
      </w:r>
      <w:proofErr w:type="spellEnd"/>
      <w:r w:rsidR="005C4F42">
        <w:rPr>
          <w:rFonts w:ascii="Times New Roman" w:eastAsia="Times New Roman" w:hAnsi="Times New Roman" w:cs="Times New Roman"/>
          <w:sz w:val="28"/>
          <w:szCs w:val="28"/>
        </w:rPr>
        <w:t xml:space="preserve"> визначити оптимальну кількість кластерів.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 xml:space="preserve"> Використаємо це на нашому датасеті (рис.</w:t>
      </w:r>
      <w:r w:rsidR="00D85E1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21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</w:p>
    <w:p w14:paraId="04FCCEAE" w14:textId="68C2E4B1" w:rsidR="000F77D2" w:rsidRDefault="000F77D2" w:rsidP="0068384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55E444" wp14:editId="01624A0E">
            <wp:extent cx="6152515" cy="452183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2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4BF8" w14:textId="274BC6D7" w:rsidR="00683846" w:rsidRDefault="00683846" w:rsidP="00D85E19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A272F8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-  Код для візуалізації дендрограми.</w:t>
      </w:r>
    </w:p>
    <w:p w14:paraId="49527F9A" w14:textId="4797551F" w:rsidR="00C136EA" w:rsidRDefault="000F77D2" w:rsidP="00C136E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даної дендрограми можемо зробити висновок, що оптимальна кількість кластерів це 4.</w:t>
      </w:r>
    </w:p>
    <w:p w14:paraId="239F4F4D" w14:textId="22C2B7FF" w:rsidR="00511295" w:rsidRDefault="00511295" w:rsidP="00D85E19">
      <w:pPr>
        <w:spacing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Перейдемо до тренування 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 xml:space="preserve">ієрархічного </w:t>
      </w:r>
      <w:r>
        <w:rPr>
          <w:rFonts w:ascii="Times New Roman" w:eastAsia="Times New Roman" w:hAnsi="Times New Roman" w:cs="Times New Roman"/>
          <w:sz w:val="28"/>
          <w:szCs w:val="28"/>
        </w:rPr>
        <w:t>алгоритму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 xml:space="preserve"> на нашому датасеті. У якості метрики використаємо евклідову відстань. (рис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683846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noProof/>
        </w:rPr>
        <w:drawing>
          <wp:inline distT="0" distB="0" distL="0" distR="0" wp14:anchorId="797B2C32" wp14:editId="399A9556">
            <wp:extent cx="6152515" cy="1329055"/>
            <wp:effectExtent l="0" t="0" r="635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A48B" w14:textId="2436EDF2" w:rsidR="00511295" w:rsidRDefault="00683846" w:rsidP="00D85E19">
      <w:pPr>
        <w:spacing w:after="240"/>
        <w:jc w:val="center"/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Код для тренування Ієрархічного алгоритму.</w:t>
      </w:r>
      <w:r w:rsidR="00511295" w:rsidRPr="00511295">
        <w:rPr>
          <w:noProof/>
        </w:rPr>
        <w:t xml:space="preserve"> </w:t>
      </w:r>
    </w:p>
    <w:p w14:paraId="76E1D1B7" w14:textId="79C4F985" w:rsidR="00511295" w:rsidRDefault="00683846" w:rsidP="00C136EA">
      <w:pPr>
        <w:rPr>
          <w:noProof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Провізуалізуємо результат (рис.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 xml:space="preserve"> 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)</w:t>
      </w:r>
      <w:r w:rsidR="00511295">
        <w:rPr>
          <w:rFonts w:ascii="Times New Roman" w:eastAsia="Times New Roman" w:hAnsi="Times New Roman" w:cs="Times New Roman"/>
          <w:sz w:val="28"/>
          <w:szCs w:val="28"/>
        </w:rPr>
        <w:t>.</w:t>
      </w:r>
      <w:r w:rsidR="00511295" w:rsidRPr="00511295">
        <w:rPr>
          <w:noProof/>
        </w:rPr>
        <w:t xml:space="preserve"> </w:t>
      </w:r>
    </w:p>
    <w:p w14:paraId="5AA4D7EF" w14:textId="64F6FE9C" w:rsidR="00A224CA" w:rsidRDefault="00511295" w:rsidP="00D85E19">
      <w:pPr>
        <w:spacing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77400F0" wp14:editId="658B90DB">
            <wp:extent cx="6152515" cy="4420235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D82C" w14:textId="0E7CC7C2" w:rsidR="00A224CA" w:rsidRPr="00A564CE" w:rsidRDefault="00683846" w:rsidP="00A564CE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Код для візуалізації результатів Ієрархічної кластеризації.</w:t>
      </w:r>
    </w:p>
    <w:p w14:paraId="3BA894C0" w14:textId="77B1AD82" w:rsidR="00A224CA" w:rsidRPr="00CF14F1" w:rsidRDefault="00A224CA" w:rsidP="00A224CA">
      <w:pPr>
        <w:pStyle w:val="8"/>
      </w:pPr>
      <w:bookmarkStart w:id="12" w:name="Fuzzy_C_means"/>
      <w:proofErr w:type="spellStart"/>
      <w:r w:rsidRPr="00A224CA">
        <w:t>Fuzzy</w:t>
      </w:r>
      <w:proofErr w:type="spellEnd"/>
      <w:r w:rsidRPr="00A224CA">
        <w:t xml:space="preserve"> C-</w:t>
      </w:r>
      <w:proofErr w:type="spellStart"/>
      <w:r w:rsidRPr="00A224CA">
        <w:t>means</w:t>
      </w:r>
      <w:proofErr w:type="spellEnd"/>
      <w:r w:rsidRPr="00A224CA">
        <w:t xml:space="preserve"> </w:t>
      </w:r>
    </w:p>
    <w:p w14:paraId="11318943" w14:textId="3230775D" w:rsidR="00BC3CCE" w:rsidRDefault="00A224CA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Алгоритм </w:t>
      </w:r>
      <w:r w:rsidR="0055752B">
        <w:rPr>
          <w:rFonts w:ascii="Times New Roman" w:eastAsia="Times New Roman" w:hAnsi="Times New Roman" w:cs="Times New Roman"/>
          <w:sz w:val="28"/>
          <w:szCs w:val="28"/>
        </w:rPr>
        <w:t xml:space="preserve">нечітких с-середніх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це алгоритм м’якої кластеризації. </w:t>
      </w:r>
    </w:p>
    <w:p w14:paraId="2AF272DF" w14:textId="2CCC3AAA" w:rsidR="0055752B" w:rsidRPr="0055752B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 w:rsidRPr="0055752B">
        <w:rPr>
          <w:rFonts w:ascii="Times New Roman" w:eastAsia="Times New Roman" w:hAnsi="Times New Roman" w:cs="Times New Roman"/>
          <w:sz w:val="28"/>
          <w:szCs w:val="28"/>
        </w:rPr>
        <w:t xml:space="preserve">У методі кластеризації нечітких c-середніх (FCM) ми маємо два параметри, </w:t>
      </w:r>
      <w:proofErr w:type="spellStart"/>
      <w:r w:rsidRPr="0055752B">
        <w:rPr>
          <w:rFonts w:ascii="Times New Roman" w:eastAsia="Times New Roman" w:hAnsi="Times New Roman" w:cs="Times New Roman"/>
          <w:sz w:val="28"/>
          <w:szCs w:val="28"/>
        </w:rPr>
        <w:t>μ_ij</w:t>
      </w:r>
      <w:proofErr w:type="spellEnd"/>
      <w:r w:rsidRPr="0055752B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0055752B">
        <w:rPr>
          <w:rFonts w:ascii="Times New Roman" w:eastAsia="Times New Roman" w:hAnsi="Times New Roman" w:cs="Times New Roman"/>
          <w:sz w:val="28"/>
          <w:szCs w:val="28"/>
        </w:rPr>
        <w:t>c_i</w:t>
      </w:r>
      <w:proofErr w:type="spellEnd"/>
      <w:r w:rsidRPr="0055752B">
        <w:rPr>
          <w:rFonts w:ascii="Times New Roman" w:eastAsia="Times New Roman" w:hAnsi="Times New Roman" w:cs="Times New Roman"/>
          <w:sz w:val="28"/>
          <w:szCs w:val="28"/>
        </w:rPr>
        <w:t>, і один гіперпараметр m.</w:t>
      </w:r>
    </w:p>
    <w:p w14:paraId="084D4B3E" w14:textId="77777777" w:rsidR="009060AE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5752B">
        <w:rPr>
          <w:rFonts w:ascii="Times New Roman" w:eastAsia="Times New Roman" w:hAnsi="Times New Roman" w:cs="Times New Roman"/>
          <w:sz w:val="28"/>
          <w:szCs w:val="28"/>
        </w:rPr>
        <w:t>μ_ij</w:t>
      </w:r>
      <w:proofErr w:type="spellEnd"/>
      <w:r w:rsidRPr="0055752B">
        <w:rPr>
          <w:rFonts w:ascii="Times New Roman" w:eastAsia="Times New Roman" w:hAnsi="Times New Roman" w:cs="Times New Roman"/>
          <w:sz w:val="28"/>
          <w:szCs w:val="28"/>
        </w:rPr>
        <w:t xml:space="preserve">, значення приналежності, — це ймовірність того, що j-та точка даних належить i-му кластеру, і вона обмежена тим, що сума </w:t>
      </w:r>
      <w:proofErr w:type="spellStart"/>
      <w:r w:rsidRPr="0055752B">
        <w:rPr>
          <w:rFonts w:ascii="Times New Roman" w:eastAsia="Times New Roman" w:hAnsi="Times New Roman" w:cs="Times New Roman"/>
          <w:sz w:val="28"/>
          <w:szCs w:val="28"/>
        </w:rPr>
        <w:t>μ_ij</w:t>
      </w:r>
      <w:proofErr w:type="spellEnd"/>
      <w:r w:rsidRPr="0055752B">
        <w:rPr>
          <w:rFonts w:ascii="Times New Roman" w:eastAsia="Times New Roman" w:hAnsi="Times New Roman" w:cs="Times New Roman"/>
          <w:sz w:val="28"/>
          <w:szCs w:val="28"/>
        </w:rPr>
        <w:t xml:space="preserve"> над центрами кластера C дорівнює 1 для кожної точки даних j. </w:t>
      </w:r>
    </w:p>
    <w:p w14:paraId="3DEFD024" w14:textId="77777777" w:rsidR="009060AE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55752B">
        <w:rPr>
          <w:rFonts w:ascii="Times New Roman" w:eastAsia="Times New Roman" w:hAnsi="Times New Roman" w:cs="Times New Roman"/>
          <w:sz w:val="28"/>
          <w:szCs w:val="28"/>
        </w:rPr>
        <w:lastRenderedPageBreak/>
        <w:t>c_i</w:t>
      </w:r>
      <w:proofErr w:type="spellEnd"/>
      <w:r w:rsidRPr="0055752B">
        <w:rPr>
          <w:rFonts w:ascii="Times New Roman" w:eastAsia="Times New Roman" w:hAnsi="Times New Roman" w:cs="Times New Roman"/>
          <w:sz w:val="28"/>
          <w:szCs w:val="28"/>
        </w:rPr>
        <w:t xml:space="preserve"> — центр i-го кластера (такий самий вимір із X). </w:t>
      </w:r>
    </w:p>
    <w:p w14:paraId="47BD7DA9" w14:textId="2414D754" w:rsidR="0055752B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 w:rsidRPr="0055752B">
        <w:rPr>
          <w:rFonts w:ascii="Times New Roman" w:eastAsia="Times New Roman" w:hAnsi="Times New Roman" w:cs="Times New Roman"/>
          <w:sz w:val="28"/>
          <w:szCs w:val="28"/>
        </w:rPr>
        <w:t xml:space="preserve">І </w:t>
      </w:r>
      <w:r w:rsidR="00BC3CCE">
        <w:rPr>
          <w:rFonts w:ascii="Times New Roman" w:eastAsia="Times New Roman" w:hAnsi="Times New Roman" w:cs="Times New Roman"/>
          <w:sz w:val="28"/>
          <w:szCs w:val="28"/>
        </w:rPr>
        <w:t xml:space="preserve">гіперпараметр </w:t>
      </w:r>
      <w:r w:rsidRPr="0055752B">
        <w:rPr>
          <w:rFonts w:ascii="Times New Roman" w:eastAsia="Times New Roman" w:hAnsi="Times New Roman" w:cs="Times New Roman"/>
          <w:sz w:val="28"/>
          <w:szCs w:val="28"/>
        </w:rPr>
        <w:t>m контролює, наскільки нечіткою має бути межа кластера.</w:t>
      </w:r>
    </w:p>
    <w:p w14:paraId="4E9576D3" w14:textId="0F0E7A3C" w:rsidR="00BC3CCE" w:rsidRPr="00A224CA" w:rsidRDefault="00BC3CCE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Роздивимося на прикладі</w:t>
      </w:r>
      <w:r w:rsidR="00CF14F1">
        <w:rPr>
          <w:rFonts w:ascii="Times New Roman" w:eastAsia="Times New Roman" w:hAnsi="Times New Roman" w:cs="Times New Roman"/>
          <w:sz w:val="28"/>
          <w:szCs w:val="28"/>
        </w:rPr>
        <w:t xml:space="preserve"> (рис.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 xml:space="preserve"> 3</w:t>
      </w:r>
      <w:r w:rsidR="00CF14F1"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CF14F1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A6C4F30" w14:textId="4789FE2E" w:rsidR="00A224CA" w:rsidRDefault="0055752B" w:rsidP="00CF14F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C64257F" wp14:editId="18BD2D47">
            <wp:extent cx="3992880" cy="3952906"/>
            <wp:effectExtent l="0" t="0" r="762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111" cy="39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8FB09" w14:textId="316C7496" w:rsidR="00CF14F1" w:rsidRDefault="00CF14F1" w:rsidP="00304717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Графічний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приклад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алгоритму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нечітких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середніх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4794A84" w14:textId="7703B74C" w:rsidR="0055752B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 w:rsidRPr="0055752B">
        <w:rPr>
          <w:rFonts w:ascii="Times New Roman" w:eastAsia="Times New Roman" w:hAnsi="Times New Roman" w:cs="Times New Roman"/>
          <w:sz w:val="28"/>
          <w:szCs w:val="28"/>
        </w:rPr>
        <w:t>У наведеному вище графіку ми дивимося на 5-</w:t>
      </w:r>
      <w:r w:rsidR="00BC3CCE">
        <w:rPr>
          <w:rFonts w:ascii="Times New Roman" w:eastAsia="Times New Roman" w:hAnsi="Times New Roman" w:cs="Times New Roman"/>
          <w:sz w:val="28"/>
          <w:szCs w:val="28"/>
        </w:rPr>
        <w:t>ту</w:t>
      </w:r>
      <w:r w:rsidRPr="0055752B">
        <w:rPr>
          <w:rFonts w:ascii="Times New Roman" w:eastAsia="Times New Roman" w:hAnsi="Times New Roman" w:cs="Times New Roman"/>
          <w:sz w:val="28"/>
          <w:szCs w:val="28"/>
        </w:rPr>
        <w:t xml:space="preserve"> точку даних X_5 і припустимо, що ми знаємо, що є лише два кластери, а поточні центри кластерів — c_1 і c_2. μ_25 – ймовірність того, що 5-а точка даних належить до 2-го кластеру, а μ_15 – ймовірність того, що 5-а точка даних належить 1-му кластеру. Тоді ми бачимо, що 5-а точка даних набагато ближча до c_2, ніж c_1, тому μ_25 (0,6) більше, ніж μ_15 (0,4). І вони відповідають обмеженню, що сума μ для кожної точки даних дорівнює 1, де μ_15 + μ_25 = 1.</w:t>
      </w:r>
    </w:p>
    <w:p w14:paraId="1D503943" w14:textId="018DDE23" w:rsidR="0055752B" w:rsidRPr="00BC31E5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Об’єктивна функція цього алгоритму:</w:t>
      </w:r>
    </w:p>
    <w:p w14:paraId="5F098D39" w14:textId="45A8E173" w:rsidR="0055752B" w:rsidRDefault="0055752B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498458" wp14:editId="27FC3F4F">
            <wp:extent cx="2636520" cy="101583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570" cy="1028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DE4F8" w14:textId="79192DD2" w:rsidR="00A373CC" w:rsidRDefault="00BC3CCE" w:rsidP="00CF14F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Формально</w:t>
      </w:r>
      <w:r w:rsidR="00A373CC" w:rsidRPr="00A373CC">
        <w:rPr>
          <w:rFonts w:ascii="Times New Roman" w:eastAsia="Times New Roman" w:hAnsi="Times New Roman" w:cs="Times New Roman"/>
          <w:sz w:val="28"/>
          <w:szCs w:val="28"/>
        </w:rPr>
        <w:t xml:space="preserve"> алгоритм FCM можна описати </w:t>
      </w:r>
      <w:r w:rsidR="00A373CC">
        <w:rPr>
          <w:rFonts w:ascii="Times New Roman" w:eastAsia="Times New Roman" w:hAnsi="Times New Roman" w:cs="Times New Roman"/>
          <w:sz w:val="28"/>
          <w:szCs w:val="28"/>
        </w:rPr>
        <w:t>так:</w:t>
      </w:r>
    </w:p>
    <w:p w14:paraId="55FFCBB9" w14:textId="0A5CC461" w:rsidR="00BC3CCE" w:rsidRDefault="00BC3CCE" w:rsidP="00CF14F1">
      <w:pPr>
        <w:pStyle w:val="a0"/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Випадково розкидаємо центри кластерів.</w:t>
      </w:r>
    </w:p>
    <w:p w14:paraId="23E66673" w14:textId="2C095437" w:rsidR="00BC3CCE" w:rsidRPr="00A564CE" w:rsidRDefault="00BC3CCE" w:rsidP="00CF14F1">
      <w:pPr>
        <w:pStyle w:val="a0"/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A564CE">
        <w:rPr>
          <w:rFonts w:ascii="Times New Roman" w:eastAsia="Times New Roman" w:hAnsi="Times New Roman" w:cs="Times New Roman"/>
          <w:sz w:val="28"/>
          <w:szCs w:val="28"/>
        </w:rPr>
        <w:t>Повторюємо ці два пункти</w:t>
      </w:r>
      <w:r w:rsidR="00EC03E2" w:rsidRPr="00A564CE">
        <w:rPr>
          <w:rFonts w:ascii="Times New Roman" w:eastAsia="Times New Roman" w:hAnsi="Times New Roman" w:cs="Times New Roman"/>
          <w:sz w:val="28"/>
          <w:szCs w:val="28"/>
        </w:rPr>
        <w:t xml:space="preserve"> поки зміна U між двома ітераціями не стала дуже мала</w:t>
      </w:r>
      <w:r w:rsidR="00DD673B" w:rsidRPr="00A564CE">
        <w:rPr>
          <w:rFonts w:ascii="Times New Roman" w:eastAsia="Times New Roman" w:hAnsi="Times New Roman" w:cs="Times New Roman"/>
          <w:sz w:val="28"/>
          <w:szCs w:val="28"/>
        </w:rPr>
        <w:t xml:space="preserve"> (заздалегідь визначене відсічення)</w:t>
      </w:r>
      <w:r w:rsidR="00EC03E2" w:rsidRPr="00A564C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9CDD4E9" w14:textId="5CA2FB11" w:rsidR="00BC3CCE" w:rsidRDefault="00BC3CCE" w:rsidP="00CF14F1">
      <w:pPr>
        <w:pStyle w:val="a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C3C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2.1) </w:t>
      </w:r>
      <w:r w:rsidRPr="00A564CE">
        <w:rPr>
          <w:rFonts w:ascii="Times New Roman" w:eastAsia="Times New Roman" w:hAnsi="Times New Roman" w:cs="Times New Roman"/>
          <w:sz w:val="28"/>
          <w:szCs w:val="28"/>
        </w:rPr>
        <w:t>Обчислюємо</w:t>
      </w:r>
      <w:r w:rsidR="00DD673B" w:rsidRPr="00A564CE">
        <w:rPr>
          <w:rFonts w:ascii="Times New Roman" w:eastAsia="Times New Roman" w:hAnsi="Times New Roman" w:cs="Times New Roman"/>
          <w:sz w:val="28"/>
          <w:szCs w:val="28"/>
        </w:rPr>
        <w:t xml:space="preserve"> та оновлюємо</w:t>
      </w:r>
      <w:r w:rsidRPr="00A564CE">
        <w:rPr>
          <w:rFonts w:ascii="Times New Roman" w:eastAsia="Times New Roman" w:hAnsi="Times New Roman" w:cs="Times New Roman"/>
          <w:sz w:val="28"/>
          <w:szCs w:val="28"/>
        </w:rPr>
        <w:t xml:space="preserve"> нечітку належність </w:t>
      </w:r>
      <w:r w:rsidRPr="00A564CE">
        <w:rPr>
          <w:noProof/>
        </w:rPr>
        <w:drawing>
          <wp:inline distT="0" distB="0" distL="0" distR="0" wp14:anchorId="2C81EBB3" wp14:editId="2026E7C5">
            <wp:extent cx="282575" cy="319829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8312" cy="33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64CE">
        <w:rPr>
          <w:rFonts w:ascii="Times New Roman" w:eastAsia="Times New Roman" w:hAnsi="Times New Roman" w:cs="Times New Roman"/>
          <w:sz w:val="28"/>
          <w:szCs w:val="28"/>
        </w:rPr>
        <w:t xml:space="preserve"> для кожн</w:t>
      </w:r>
      <w:r w:rsidR="00EC03E2" w:rsidRPr="00A564CE">
        <w:rPr>
          <w:rFonts w:ascii="Times New Roman" w:eastAsia="Times New Roman" w:hAnsi="Times New Roman" w:cs="Times New Roman"/>
          <w:sz w:val="28"/>
          <w:szCs w:val="28"/>
        </w:rPr>
        <w:t>их</w:t>
      </w:r>
      <w:r w:rsidRPr="00A564CE">
        <w:rPr>
          <w:rFonts w:ascii="Times New Roman" w:eastAsia="Times New Roman" w:hAnsi="Times New Roman" w:cs="Times New Roman"/>
          <w:sz w:val="28"/>
          <w:szCs w:val="28"/>
        </w:rPr>
        <w:t xml:space="preserve"> даних у кластері</w:t>
      </w:r>
      <w:r w:rsidR="00EC03E2" w:rsidRPr="00A564CE">
        <w:rPr>
          <w:rFonts w:ascii="Times New Roman" w:eastAsia="Times New Roman" w:hAnsi="Times New Roman" w:cs="Times New Roman"/>
          <w:sz w:val="28"/>
          <w:szCs w:val="28"/>
        </w:rPr>
        <w:t xml:space="preserve"> за формулою:</w:t>
      </w:r>
    </w:p>
    <w:p w14:paraId="2955D482" w14:textId="7CF08BB5" w:rsidR="00EC03E2" w:rsidRDefault="00EC03E2" w:rsidP="00CF14F1">
      <w:pPr>
        <w:pStyle w:val="a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67FD0391" wp14:editId="776B256A">
            <wp:extent cx="2735580" cy="861093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49772" cy="86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94C4" w14:textId="686DE3F9" w:rsidR="00DD673B" w:rsidRDefault="00DD673B" w:rsidP="00CF14F1">
      <w:pPr>
        <w:pStyle w:val="a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Або ж:</w:t>
      </w:r>
    </w:p>
    <w:p w14:paraId="5ACFC14A" w14:textId="702745C8" w:rsidR="00DD673B" w:rsidRPr="00DD673B" w:rsidRDefault="00DD673B" w:rsidP="00CF14F1">
      <w:pPr>
        <w:pStyle w:val="a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AD0CA2" wp14:editId="6CC19C45">
            <wp:extent cx="2712720" cy="150628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28191" cy="151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3512" w14:textId="5849834C" w:rsidR="00EC03E2" w:rsidRDefault="00EC03E2" w:rsidP="00CF14F1">
      <w:pPr>
        <w:pStyle w:val="a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2.2) </w:t>
      </w:r>
      <w:r w:rsidRPr="00A564CE">
        <w:rPr>
          <w:rFonts w:ascii="Times New Roman" w:eastAsia="Times New Roman" w:hAnsi="Times New Roman" w:cs="Times New Roman"/>
          <w:sz w:val="28"/>
          <w:szCs w:val="28"/>
        </w:rPr>
        <w:t>Обчислюємо</w:t>
      </w:r>
      <w:r w:rsidR="00DD673B" w:rsidRPr="00A564CE">
        <w:rPr>
          <w:rFonts w:ascii="Times New Roman" w:eastAsia="Times New Roman" w:hAnsi="Times New Roman" w:cs="Times New Roman"/>
          <w:sz w:val="28"/>
          <w:szCs w:val="28"/>
        </w:rPr>
        <w:t xml:space="preserve"> та оновлюємо</w:t>
      </w:r>
      <w:r w:rsidRPr="00A564CE">
        <w:rPr>
          <w:rFonts w:ascii="Times New Roman" w:eastAsia="Times New Roman" w:hAnsi="Times New Roman" w:cs="Times New Roman"/>
          <w:sz w:val="28"/>
          <w:szCs w:val="28"/>
        </w:rPr>
        <w:t xml:space="preserve"> центроїду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noProof/>
        </w:rPr>
        <w:drawing>
          <wp:inline distT="0" distB="0" distL="0" distR="0" wp14:anchorId="401AFCC3" wp14:editId="4199A4E8">
            <wp:extent cx="285750" cy="3505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кожного кластеру за формулою:</w:t>
      </w:r>
    </w:p>
    <w:p w14:paraId="28260DD1" w14:textId="1AC5E235" w:rsidR="00A373CC" w:rsidRPr="00AB46DF" w:rsidRDefault="00EC03E2" w:rsidP="00CF14F1">
      <w:pPr>
        <w:pStyle w:val="a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E01E4FD" wp14:editId="4125888F">
            <wp:extent cx="2015056" cy="1082040"/>
            <wp:effectExtent l="0" t="0" r="444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27723" cy="108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48C4" w14:textId="13011F4B" w:rsidR="00A373CC" w:rsidRDefault="00226E6F" w:rsidP="00A224C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Перейдемо до реалізації</w:t>
      </w:r>
      <w:r w:rsidR="00C33BEC">
        <w:rPr>
          <w:rFonts w:ascii="Times New Roman" w:eastAsia="Times New Roman" w:hAnsi="Times New Roman" w:cs="Times New Roman"/>
          <w:sz w:val="28"/>
          <w:szCs w:val="28"/>
        </w:rPr>
        <w:t xml:space="preserve"> алгоритму нечітких С-середніх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 нашому датасеті</w:t>
      </w:r>
      <w:r w:rsidR="00C33BEC">
        <w:rPr>
          <w:rFonts w:ascii="Times New Roman" w:eastAsia="Times New Roman" w:hAnsi="Times New Roman" w:cs="Times New Roman"/>
          <w:sz w:val="28"/>
          <w:szCs w:val="28"/>
        </w:rPr>
        <w:t xml:space="preserve"> (рис.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 w:rsidR="00C33BEC"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="00C33BEC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 w:rsidR="00C33BEC"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="00C33BEC">
        <w:rPr>
          <w:rFonts w:ascii="Times New Roman" w:eastAsia="Times New Roman" w:hAnsi="Times New Roman" w:cs="Times New Roman"/>
          <w:sz w:val="28"/>
          <w:szCs w:val="28"/>
        </w:rPr>
        <w:t>)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BCA35D" w14:textId="16A02B0F" w:rsidR="00EC03E2" w:rsidRDefault="000E69B1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5BCBC0" wp14:editId="167146FE">
            <wp:extent cx="6152515" cy="3198495"/>
            <wp:effectExtent l="0" t="0" r="63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948D" w14:textId="5F9B64C2" w:rsidR="00C33BEC" w:rsidRPr="00C33BEC" w:rsidRDefault="00C33BEC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Код для тренування та візуалізації алгоритму нечітких С-середніх.</w:t>
      </w:r>
    </w:p>
    <w:p w14:paraId="0ED93ECE" w14:textId="0409FD7F" w:rsidR="00C8445E" w:rsidRDefault="000E69B1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3C9352" wp14:editId="7FD9140D">
            <wp:extent cx="3032760" cy="288154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9150" cy="288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A1EB" w14:textId="1C0E089D" w:rsidR="00C33BEC" w:rsidRDefault="00C33BEC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Візуалізація результату роботи алгоритму нечітких С-середніх.</w:t>
      </w:r>
    </w:p>
    <w:p w14:paraId="5F0F28C0" w14:textId="0A184C76" w:rsidR="00A3223F" w:rsidRDefault="00A3223F" w:rsidP="00A3223F">
      <w:pPr>
        <w:pStyle w:val="8"/>
      </w:pPr>
      <w:bookmarkStart w:id="13" w:name="кластер_з_більш_2"/>
      <w:r>
        <w:t>Кластеризація з більш ніж двома параметрами</w:t>
      </w:r>
      <w:bookmarkEnd w:id="13"/>
      <w:r>
        <w:t xml:space="preserve">. </w:t>
      </w:r>
    </w:p>
    <w:p w14:paraId="6139FF04" w14:textId="413A6A79" w:rsidR="00A3223F" w:rsidRDefault="00A3223F" w:rsidP="00FF696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Іноді в задачі кластеризації може виникнути необхідність </w:t>
      </w:r>
      <w:r w:rsidR="002A78AE">
        <w:rPr>
          <w:rFonts w:ascii="Times New Roman" w:hAnsi="Times New Roman" w:cs="Times New Roman"/>
          <w:sz w:val="28"/>
          <w:szCs w:val="28"/>
        </w:rPr>
        <w:t>враховувати більш ніж 2 параметра. В такому випадку доцільно використовувати алгоритм К-середніх.</w:t>
      </w:r>
      <w:r w:rsidR="00BC06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61FDA57" w14:textId="519BE3CF" w:rsidR="003B3964" w:rsidRDefault="00707EED" w:rsidP="00FF696E">
      <w:pPr>
        <w:rPr>
          <w:noProof/>
        </w:rPr>
      </w:pPr>
      <w:r w:rsidRPr="00707EED">
        <w:rPr>
          <w:rFonts w:ascii="Times New Roman" w:hAnsi="Times New Roman" w:cs="Times New Roman"/>
          <w:sz w:val="28"/>
          <w:szCs w:val="28"/>
        </w:rPr>
        <w:t xml:space="preserve">По-перше, так як ми </w:t>
      </w:r>
      <w:r>
        <w:rPr>
          <w:rFonts w:ascii="Times New Roman" w:hAnsi="Times New Roman" w:cs="Times New Roman"/>
          <w:sz w:val="28"/>
          <w:szCs w:val="28"/>
        </w:rPr>
        <w:t xml:space="preserve">записуємо в датафрейм </w:t>
      </w:r>
      <w:r w:rsidR="00FF696E">
        <w:rPr>
          <w:rFonts w:ascii="Times New Roman" w:hAnsi="Times New Roman" w:cs="Times New Roman"/>
          <w:sz w:val="28"/>
          <w:szCs w:val="28"/>
        </w:rPr>
        <w:t>три</w:t>
      </w:r>
      <w:r w:rsidR="003B3964">
        <w:rPr>
          <w:rFonts w:ascii="Times New Roman" w:hAnsi="Times New Roman" w:cs="Times New Roman"/>
          <w:sz w:val="28"/>
          <w:szCs w:val="28"/>
        </w:rPr>
        <w:t xml:space="preserve"> показники замість </w:t>
      </w:r>
      <w:proofErr w:type="spellStart"/>
      <w:r w:rsidR="003B3964">
        <w:rPr>
          <w:rFonts w:ascii="Times New Roman" w:hAnsi="Times New Roman" w:cs="Times New Roman"/>
          <w:sz w:val="28"/>
          <w:szCs w:val="28"/>
        </w:rPr>
        <w:t>двух</w:t>
      </w:r>
      <w:proofErr w:type="spellEnd"/>
      <w:r w:rsidR="003B3964">
        <w:rPr>
          <w:rFonts w:ascii="Times New Roman" w:hAnsi="Times New Roman" w:cs="Times New Roman"/>
          <w:sz w:val="28"/>
          <w:szCs w:val="28"/>
        </w:rPr>
        <w:t xml:space="preserve">, треба реалізувати метод ліктя для нових даних (рис.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 w:rsidR="003B3964">
        <w:rPr>
          <w:rFonts w:ascii="Times New Roman" w:hAnsi="Times New Roman" w:cs="Times New Roman"/>
          <w:sz w:val="28"/>
          <w:szCs w:val="28"/>
        </w:rPr>
        <w:t>.27)</w:t>
      </w:r>
      <w:r w:rsidR="003B3964" w:rsidRPr="003B3964">
        <w:rPr>
          <w:noProof/>
        </w:rPr>
        <w:t xml:space="preserve"> </w:t>
      </w:r>
    </w:p>
    <w:p w14:paraId="6A44A507" w14:textId="638F93A4" w:rsidR="003B3964" w:rsidRDefault="003B3964" w:rsidP="00D85E19">
      <w:pPr>
        <w:spacing w:after="240"/>
        <w:jc w:val="center"/>
        <w:rPr>
          <w:noProof/>
        </w:rPr>
      </w:pPr>
      <w:r>
        <w:rPr>
          <w:noProof/>
        </w:rPr>
        <w:drawing>
          <wp:inline distT="0" distB="0" distL="0" distR="0" wp14:anchorId="4B4D80CD" wp14:editId="6E4BF11A">
            <wp:extent cx="4632960" cy="4625500"/>
            <wp:effectExtent l="0" t="0" r="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35371" cy="462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589B" w14:textId="33058AEF" w:rsidR="00FF696E" w:rsidRDefault="003B3964" w:rsidP="00FF696E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Рисунок </w:t>
      </w:r>
      <w:r w:rsidR="00C53BBF">
        <w:rPr>
          <w:rFonts w:ascii="Times New Roman" w:hAnsi="Times New Roman" w:cs="Times New Roman"/>
          <w:noProof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.27 – Метод ліктя для нового датафрейму.</w:t>
      </w:r>
    </w:p>
    <w:p w14:paraId="78090BA9" w14:textId="03FD9058" w:rsidR="00BC06A5" w:rsidRDefault="001A4C83" w:rsidP="00FF696E">
      <w:pPr>
        <w:rPr>
          <w:rFonts w:ascii="Times New Roman" w:hAnsi="Times New Roman" w:cs="Times New Roman"/>
          <w:sz w:val="28"/>
          <w:szCs w:val="28"/>
        </w:rPr>
      </w:pPr>
      <w:r w:rsidRPr="001A4C83">
        <w:rPr>
          <w:rFonts w:ascii="Times New Roman" w:hAnsi="Times New Roman" w:cs="Times New Roman"/>
          <w:sz w:val="28"/>
          <w:szCs w:val="28"/>
        </w:rPr>
        <w:lastRenderedPageBreak/>
        <w:t>Тепер із кривої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4C83">
        <w:rPr>
          <w:rFonts w:ascii="Times New Roman" w:hAnsi="Times New Roman" w:cs="Times New Roman"/>
          <w:sz w:val="28"/>
          <w:szCs w:val="28"/>
        </w:rPr>
        <w:t xml:space="preserve">видно, що оптимальна кількість кластерів, тобто </w:t>
      </w:r>
      <w:proofErr w:type="spellStart"/>
      <w:r w:rsidRPr="001A4C83">
        <w:rPr>
          <w:rFonts w:ascii="Times New Roman" w:hAnsi="Times New Roman" w:cs="Times New Roman"/>
          <w:sz w:val="28"/>
          <w:szCs w:val="28"/>
        </w:rPr>
        <w:t>n_clusters</w:t>
      </w:r>
      <w:proofErr w:type="spellEnd"/>
      <w:r w:rsidRPr="001A4C83">
        <w:rPr>
          <w:rFonts w:ascii="Times New Roman" w:hAnsi="Times New Roman" w:cs="Times New Roman"/>
          <w:sz w:val="28"/>
          <w:szCs w:val="28"/>
        </w:rPr>
        <w:t xml:space="preserve">, дорівнює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A4C8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Далі застосуємо о</w:t>
      </w:r>
      <w:r w:rsidRPr="001A4C83">
        <w:rPr>
          <w:rFonts w:ascii="Times New Roman" w:hAnsi="Times New Roman" w:cs="Times New Roman"/>
          <w:sz w:val="28"/>
          <w:szCs w:val="28"/>
        </w:rPr>
        <w:t>птимальн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1A4C83">
        <w:rPr>
          <w:rFonts w:ascii="Times New Roman" w:hAnsi="Times New Roman" w:cs="Times New Roman"/>
          <w:sz w:val="28"/>
          <w:szCs w:val="28"/>
        </w:rPr>
        <w:t xml:space="preserve"> кластеризаці</w:t>
      </w:r>
      <w:r>
        <w:rPr>
          <w:rFonts w:ascii="Times New Roman" w:hAnsi="Times New Roman" w:cs="Times New Roman"/>
          <w:sz w:val="28"/>
          <w:szCs w:val="28"/>
        </w:rPr>
        <w:t>ю</w:t>
      </w:r>
      <w:r w:rsidRPr="001A4C83">
        <w:rPr>
          <w:rFonts w:ascii="Times New Roman" w:hAnsi="Times New Roman" w:cs="Times New Roman"/>
          <w:sz w:val="28"/>
          <w:szCs w:val="28"/>
        </w:rPr>
        <w:t xml:space="preserve"> k-середніх, щоб знайти номер кластера для кожн</w:t>
      </w:r>
      <w:r>
        <w:rPr>
          <w:rFonts w:ascii="Times New Roman" w:hAnsi="Times New Roman" w:cs="Times New Roman"/>
          <w:sz w:val="28"/>
          <w:szCs w:val="28"/>
        </w:rPr>
        <w:t>ої</w:t>
      </w:r>
      <w:r w:rsidRPr="001A4C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ноди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4C83">
        <w:rPr>
          <w:rFonts w:ascii="Times New Roman" w:hAnsi="Times New Roman" w:cs="Times New Roman"/>
          <w:sz w:val="28"/>
          <w:szCs w:val="28"/>
        </w:rPr>
        <w:t>даних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.28)</w:t>
      </w:r>
      <w:r w:rsidRPr="001A4C83">
        <w:rPr>
          <w:rFonts w:ascii="Times New Roman" w:hAnsi="Times New Roman" w:cs="Times New Roman"/>
          <w:sz w:val="28"/>
          <w:szCs w:val="28"/>
        </w:rPr>
        <w:t>.</w:t>
      </w:r>
    </w:p>
    <w:p w14:paraId="4C5924AD" w14:textId="7CEC19B2" w:rsidR="001A4C83" w:rsidRDefault="001A4C83" w:rsidP="00FF69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FDB2678" wp14:editId="72A3471D">
            <wp:extent cx="6152515" cy="1047115"/>
            <wp:effectExtent l="0" t="0" r="635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2ACBE" w14:textId="0FBD382D" w:rsidR="001A4C83" w:rsidRDefault="001A4C83" w:rsidP="00FF69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.28 – Застосування кластеризації К-середніх.</w:t>
      </w:r>
    </w:p>
    <w:p w14:paraId="5ED24664" w14:textId="2C07DD03" w:rsidR="001A4C83" w:rsidRDefault="001A4C83" w:rsidP="00FF696E">
      <w:pPr>
        <w:rPr>
          <w:rFonts w:ascii="Times New Roman" w:hAnsi="Times New Roman" w:cs="Times New Roman"/>
          <w:sz w:val="28"/>
          <w:szCs w:val="28"/>
        </w:rPr>
      </w:pPr>
      <w:r w:rsidRPr="001A4C83">
        <w:rPr>
          <w:rFonts w:ascii="Times New Roman" w:hAnsi="Times New Roman" w:cs="Times New Roman"/>
          <w:sz w:val="28"/>
          <w:szCs w:val="28"/>
        </w:rPr>
        <w:t xml:space="preserve">Тепер 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1A4C83">
        <w:rPr>
          <w:rFonts w:ascii="Times New Roman" w:hAnsi="Times New Roman" w:cs="Times New Roman"/>
          <w:sz w:val="28"/>
          <w:szCs w:val="28"/>
        </w:rPr>
        <w:t xml:space="preserve"> може</w:t>
      </w:r>
      <w:r>
        <w:rPr>
          <w:rFonts w:ascii="Times New Roman" w:hAnsi="Times New Roman" w:cs="Times New Roman"/>
          <w:sz w:val="28"/>
          <w:szCs w:val="28"/>
        </w:rPr>
        <w:t>мо</w:t>
      </w:r>
      <w:r w:rsidRPr="001A4C83">
        <w:rPr>
          <w:rFonts w:ascii="Times New Roman" w:hAnsi="Times New Roman" w:cs="Times New Roman"/>
          <w:sz w:val="28"/>
          <w:szCs w:val="28"/>
        </w:rPr>
        <w:t xml:space="preserve"> додати додатковий стовпець у кінці під назвою «кластер», щоб вказати, до якого кластера належать дані. Як зазвичай, нумерація кластер</w:t>
      </w:r>
      <w:r>
        <w:rPr>
          <w:rFonts w:ascii="Times New Roman" w:hAnsi="Times New Roman" w:cs="Times New Roman"/>
          <w:sz w:val="28"/>
          <w:szCs w:val="28"/>
        </w:rPr>
        <w:t>ів</w:t>
      </w:r>
      <w:r w:rsidRPr="001A4C83">
        <w:rPr>
          <w:rFonts w:ascii="Times New Roman" w:hAnsi="Times New Roman" w:cs="Times New Roman"/>
          <w:sz w:val="28"/>
          <w:szCs w:val="28"/>
        </w:rPr>
        <w:t xml:space="preserve"> починається з 0</w:t>
      </w:r>
      <w:r w:rsidR="00AF1614">
        <w:rPr>
          <w:rFonts w:ascii="Times New Roman" w:hAnsi="Times New Roman" w:cs="Times New Roman"/>
          <w:sz w:val="28"/>
          <w:szCs w:val="28"/>
        </w:rPr>
        <w:t xml:space="preserve"> (рис.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 w:rsidR="00AF1614">
        <w:rPr>
          <w:rFonts w:ascii="Times New Roman" w:hAnsi="Times New Roman" w:cs="Times New Roman"/>
          <w:sz w:val="28"/>
          <w:szCs w:val="28"/>
        </w:rPr>
        <w:t>.29)</w:t>
      </w:r>
      <w:r w:rsidRPr="001A4C83">
        <w:rPr>
          <w:rFonts w:ascii="Times New Roman" w:hAnsi="Times New Roman" w:cs="Times New Roman"/>
          <w:sz w:val="28"/>
          <w:szCs w:val="28"/>
        </w:rPr>
        <w:t>.</w:t>
      </w:r>
    </w:p>
    <w:p w14:paraId="39FC7E8E" w14:textId="2264435A" w:rsidR="001A4C83" w:rsidRDefault="001A4C83" w:rsidP="00FF696E">
      <w:pPr>
        <w:spacing w:after="1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0E4E66" wp14:editId="1BA4F553">
            <wp:extent cx="6152515" cy="587375"/>
            <wp:effectExtent l="0" t="0" r="635" b="317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9122" w14:textId="2A71EAD8" w:rsidR="001A4C83" w:rsidRDefault="00AF1614" w:rsidP="00FF696E">
      <w:pPr>
        <w:spacing w:after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.29 – Код для додавання нового стовпця.</w:t>
      </w:r>
    </w:p>
    <w:p w14:paraId="08442856" w14:textId="74E810F0" w:rsidR="00D965EE" w:rsidRDefault="00AF1614" w:rsidP="00FF696E">
      <w:pPr>
        <w:rPr>
          <w:noProof/>
        </w:rPr>
      </w:pPr>
      <w:r w:rsidRPr="00AF1614">
        <w:rPr>
          <w:rFonts w:ascii="Times New Roman" w:hAnsi="Times New Roman" w:cs="Times New Roman"/>
          <w:sz w:val="28"/>
          <w:szCs w:val="28"/>
        </w:rPr>
        <w:t xml:space="preserve">Тепер 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AF1614">
        <w:rPr>
          <w:rFonts w:ascii="Times New Roman" w:hAnsi="Times New Roman" w:cs="Times New Roman"/>
          <w:sz w:val="28"/>
          <w:szCs w:val="28"/>
        </w:rPr>
        <w:t xml:space="preserve"> може</w:t>
      </w:r>
      <w:r>
        <w:rPr>
          <w:rFonts w:ascii="Times New Roman" w:hAnsi="Times New Roman" w:cs="Times New Roman"/>
          <w:sz w:val="28"/>
          <w:szCs w:val="28"/>
        </w:rPr>
        <w:t>мо</w:t>
      </w:r>
      <w:r w:rsidRPr="00AF1614">
        <w:rPr>
          <w:rFonts w:ascii="Times New Roman" w:hAnsi="Times New Roman" w:cs="Times New Roman"/>
          <w:sz w:val="28"/>
          <w:szCs w:val="28"/>
        </w:rPr>
        <w:t xml:space="preserve"> розділити таблицю даних на </w:t>
      </w:r>
      <w:r w:rsidR="00D965EE">
        <w:rPr>
          <w:rFonts w:ascii="Times New Roman" w:hAnsi="Times New Roman" w:cs="Times New Roman"/>
          <w:sz w:val="28"/>
          <w:szCs w:val="28"/>
        </w:rPr>
        <w:t>чотири</w:t>
      </w:r>
      <w:r w:rsidRPr="00AF1614">
        <w:rPr>
          <w:rFonts w:ascii="Times New Roman" w:hAnsi="Times New Roman" w:cs="Times New Roman"/>
          <w:sz w:val="28"/>
          <w:szCs w:val="28"/>
        </w:rPr>
        <w:t xml:space="preserve"> частини. Од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AF1614">
        <w:rPr>
          <w:rFonts w:ascii="Times New Roman" w:hAnsi="Times New Roman" w:cs="Times New Roman"/>
          <w:sz w:val="28"/>
          <w:szCs w:val="28"/>
        </w:rPr>
        <w:t xml:space="preserve"> містить дані з кластером 0 (перший кластер), а інш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F1614">
        <w:rPr>
          <w:rFonts w:ascii="Times New Roman" w:hAnsi="Times New Roman" w:cs="Times New Roman"/>
          <w:sz w:val="28"/>
          <w:szCs w:val="28"/>
        </w:rPr>
        <w:t xml:space="preserve"> містить дані з кластером 1 (другий кластер)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ітд</w:t>
      </w:r>
      <w:proofErr w:type="spellEnd"/>
      <w:r>
        <w:rPr>
          <w:rFonts w:ascii="Times New Roman" w:hAnsi="Times New Roman" w:cs="Times New Roman"/>
          <w:sz w:val="28"/>
          <w:szCs w:val="28"/>
        </w:rPr>
        <w:t>…</w:t>
      </w:r>
      <w:r w:rsidRPr="00AF16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Назвемо</w:t>
      </w:r>
      <w:r w:rsidRPr="00AF1614">
        <w:rPr>
          <w:rFonts w:ascii="Times New Roman" w:hAnsi="Times New Roman" w:cs="Times New Roman"/>
          <w:sz w:val="28"/>
          <w:szCs w:val="28"/>
        </w:rPr>
        <w:t xml:space="preserve"> дані1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F1614">
        <w:rPr>
          <w:rFonts w:ascii="Times New Roman" w:hAnsi="Times New Roman" w:cs="Times New Roman"/>
          <w:sz w:val="28"/>
          <w:szCs w:val="28"/>
        </w:rPr>
        <w:t xml:space="preserve"> дані2</w:t>
      </w:r>
      <w:r w:rsidR="00D965E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ітд</w:t>
      </w:r>
      <w:proofErr w:type="spellEnd"/>
      <w:r>
        <w:rPr>
          <w:rFonts w:ascii="Times New Roman" w:hAnsi="Times New Roman" w:cs="Times New Roman"/>
          <w:sz w:val="28"/>
          <w:szCs w:val="28"/>
        </w:rPr>
        <w:t>…</w:t>
      </w:r>
      <w:r w:rsidRPr="00AF1614">
        <w:rPr>
          <w:rFonts w:ascii="Times New Roman" w:hAnsi="Times New Roman" w:cs="Times New Roman"/>
          <w:sz w:val="28"/>
          <w:szCs w:val="28"/>
        </w:rPr>
        <w:t xml:space="preserve"> відповідно</w:t>
      </w:r>
      <w:r w:rsidR="00D965EE">
        <w:rPr>
          <w:rFonts w:ascii="Times New Roman" w:hAnsi="Times New Roman" w:cs="Times New Roman"/>
          <w:sz w:val="28"/>
          <w:szCs w:val="28"/>
        </w:rPr>
        <w:t xml:space="preserve"> (рис.4.30) </w:t>
      </w:r>
      <w:r w:rsidRPr="00AF1614">
        <w:rPr>
          <w:rFonts w:ascii="Times New Roman" w:hAnsi="Times New Roman" w:cs="Times New Roman"/>
          <w:sz w:val="28"/>
          <w:szCs w:val="28"/>
        </w:rPr>
        <w:t>.</w:t>
      </w:r>
      <w:r w:rsidR="00D965EE" w:rsidRPr="00D965EE">
        <w:rPr>
          <w:noProof/>
        </w:rPr>
        <w:t xml:space="preserve"> </w:t>
      </w:r>
    </w:p>
    <w:p w14:paraId="6E690CFA" w14:textId="671B9CEF" w:rsidR="00AF1614" w:rsidRDefault="00D965EE" w:rsidP="00A564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DB01A4" wp14:editId="19DABDE8">
            <wp:extent cx="2895600" cy="8953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079A8" w14:textId="05DEBCD4" w:rsidR="00D965EE" w:rsidRDefault="00D965EE" w:rsidP="00A564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4.30 – Код для розділення таблиць на частини.</w:t>
      </w:r>
    </w:p>
    <w:p w14:paraId="4CFECB62" w14:textId="78781AEC" w:rsidR="00D965EE" w:rsidRDefault="00D965EE" w:rsidP="00FF696E">
      <w:pPr>
        <w:rPr>
          <w:rFonts w:ascii="Times New Roman" w:hAnsi="Times New Roman" w:cs="Times New Roman"/>
          <w:sz w:val="28"/>
          <w:szCs w:val="28"/>
        </w:rPr>
      </w:pPr>
      <w:r w:rsidRPr="00D965EE">
        <w:rPr>
          <w:rFonts w:ascii="Times New Roman" w:hAnsi="Times New Roman" w:cs="Times New Roman"/>
          <w:sz w:val="28"/>
          <w:szCs w:val="28"/>
        </w:rPr>
        <w:t xml:space="preserve">На цьому етапі </w:t>
      </w:r>
      <w:r>
        <w:rPr>
          <w:rFonts w:ascii="Times New Roman" w:hAnsi="Times New Roman" w:cs="Times New Roman"/>
          <w:sz w:val="28"/>
          <w:szCs w:val="28"/>
        </w:rPr>
        <w:t>ми</w:t>
      </w:r>
      <w:r w:rsidRPr="00D965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маємо</w:t>
      </w:r>
      <w:r w:rsidRPr="00D965EE">
        <w:rPr>
          <w:rFonts w:ascii="Times New Roman" w:hAnsi="Times New Roman" w:cs="Times New Roman"/>
          <w:sz w:val="28"/>
          <w:szCs w:val="28"/>
        </w:rPr>
        <w:t xml:space="preserve"> необхідні дані, розділені на кластери. Тепер замість 2D-графіка ми використовуємо 3D-граф</w:t>
      </w:r>
      <w:r>
        <w:rPr>
          <w:rFonts w:ascii="Times New Roman" w:hAnsi="Times New Roman" w:cs="Times New Roman"/>
          <w:sz w:val="28"/>
          <w:szCs w:val="28"/>
        </w:rPr>
        <w:t>ік</w:t>
      </w:r>
      <w:r w:rsidRPr="00D965EE">
        <w:rPr>
          <w:rFonts w:ascii="Times New Roman" w:hAnsi="Times New Roman" w:cs="Times New Roman"/>
          <w:sz w:val="28"/>
          <w:szCs w:val="28"/>
        </w:rPr>
        <w:t xml:space="preserve">, оскільки тут працюємо з 3 </w:t>
      </w:r>
      <w:r>
        <w:rPr>
          <w:rFonts w:ascii="Times New Roman" w:hAnsi="Times New Roman" w:cs="Times New Roman"/>
          <w:sz w:val="28"/>
          <w:szCs w:val="28"/>
        </w:rPr>
        <w:t>параметрами</w:t>
      </w:r>
      <w:r w:rsidRPr="00D965E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З кожним новим параметром, потрібно збільшувати кількість </w:t>
      </w:r>
      <w:r>
        <w:rPr>
          <w:rFonts w:ascii="Times New Roman" w:hAnsi="Times New Roman" w:cs="Times New Roman"/>
          <w:sz w:val="28"/>
          <w:szCs w:val="28"/>
        </w:rPr>
        <w:lastRenderedPageBreak/>
        <w:t>вимірів на 1.</w:t>
      </w:r>
      <w:r w:rsidRPr="00D965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Призначаємо кожному кластеру окремий колір та візуалізуємо графік (рис.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.31 -</w:t>
      </w:r>
      <w:r w:rsidR="00C53BBF">
        <w:rPr>
          <w:rFonts w:ascii="Times New Roman" w:hAnsi="Times New Roman" w:cs="Times New Roman"/>
          <w:sz w:val="28"/>
          <w:szCs w:val="28"/>
        </w:rPr>
        <w:t xml:space="preserve"> 3</w:t>
      </w:r>
      <w:r>
        <w:rPr>
          <w:rFonts w:ascii="Times New Roman" w:hAnsi="Times New Roman" w:cs="Times New Roman"/>
          <w:sz w:val="28"/>
          <w:szCs w:val="28"/>
        </w:rPr>
        <w:t>.32)</w:t>
      </w:r>
    </w:p>
    <w:p w14:paraId="3A4B161F" w14:textId="37CF23C6" w:rsidR="00D965EE" w:rsidRDefault="00D965EE" w:rsidP="00A564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1AFDF3" wp14:editId="35FB4AEF">
            <wp:extent cx="6152515" cy="1551305"/>
            <wp:effectExtent l="0" t="0" r="63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349B" w14:textId="4E9C5820" w:rsidR="00D965EE" w:rsidRDefault="00D965EE" w:rsidP="00A564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.31 – Код для побудови графіка кластеризації.</w:t>
      </w:r>
    </w:p>
    <w:p w14:paraId="5F10CDDC" w14:textId="51BED931" w:rsidR="00D965EE" w:rsidRDefault="00D965EE" w:rsidP="00FF69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0B8AAA" wp14:editId="3CD34FC2">
            <wp:extent cx="4429125" cy="3028950"/>
            <wp:effectExtent l="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0644" w14:textId="601FE8F9" w:rsidR="00D965EE" w:rsidRDefault="00D965EE" w:rsidP="00D85E19">
      <w:pPr>
        <w:spacing w:after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.32 – Візуалізація кластеризації з 3 параметрами.</w:t>
      </w:r>
    </w:p>
    <w:p w14:paraId="14C77409" w14:textId="2332B696" w:rsidR="00A564CE" w:rsidRDefault="00F24955" w:rsidP="00A564CE">
      <w:pPr>
        <w:rPr>
          <w:rFonts w:ascii="Times New Roman" w:hAnsi="Times New Roman" w:cs="Times New Roman"/>
          <w:sz w:val="28"/>
          <w:szCs w:val="28"/>
        </w:rPr>
      </w:pPr>
      <w:r w:rsidRPr="00F24955">
        <w:rPr>
          <w:rFonts w:ascii="Times New Roman" w:hAnsi="Times New Roman" w:cs="Times New Roman"/>
          <w:sz w:val="28"/>
          <w:szCs w:val="28"/>
        </w:rPr>
        <w:t>Але які методи візуалізації використовувати</w:t>
      </w:r>
      <w:r w:rsidR="00FF696E" w:rsidRPr="00F24955">
        <w:rPr>
          <w:rFonts w:ascii="Times New Roman" w:hAnsi="Times New Roman" w:cs="Times New Roman"/>
          <w:sz w:val="28"/>
          <w:szCs w:val="28"/>
        </w:rPr>
        <w:t xml:space="preserve"> коли параметрів більше ніж 3</w:t>
      </w:r>
      <w:r w:rsidRPr="00F24955">
        <w:rPr>
          <w:rFonts w:ascii="Times New Roman" w:hAnsi="Times New Roman" w:cs="Times New Roman"/>
          <w:sz w:val="28"/>
          <w:szCs w:val="28"/>
        </w:rPr>
        <w:t>? Розглянемо декілька з них.</w:t>
      </w:r>
      <w:r w:rsidR="00A564CE">
        <w:rPr>
          <w:rFonts w:ascii="Times New Roman" w:hAnsi="Times New Roman" w:cs="Times New Roman"/>
          <w:sz w:val="28"/>
          <w:szCs w:val="28"/>
        </w:rPr>
        <w:t xml:space="preserve"> </w:t>
      </w:r>
      <w:r w:rsidRPr="00F24955">
        <w:rPr>
          <w:rFonts w:ascii="Times New Roman" w:hAnsi="Times New Roman" w:cs="Times New Roman"/>
          <w:sz w:val="28"/>
          <w:szCs w:val="28"/>
        </w:rPr>
        <w:t>Нашим першим методом візуалізації буде аналіз основних компонентів (PCA).</w:t>
      </w:r>
      <w:r w:rsidR="00A564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21352B" w14:textId="17E3AF44" w:rsidR="00FF696E" w:rsidRDefault="00F24955" w:rsidP="00A564CE">
      <w:pPr>
        <w:rPr>
          <w:rFonts w:ascii="Times New Roman" w:hAnsi="Times New Roman" w:cs="Times New Roman"/>
          <w:sz w:val="28"/>
          <w:szCs w:val="28"/>
        </w:rPr>
      </w:pPr>
      <w:r w:rsidRPr="00F24955">
        <w:rPr>
          <w:rFonts w:ascii="Times New Roman" w:hAnsi="Times New Roman" w:cs="Times New Roman"/>
          <w:sz w:val="28"/>
          <w:szCs w:val="28"/>
        </w:rPr>
        <w:t xml:space="preserve">PCA — це алгоритм, який використовується для зменшення розмірності, тобто неофіційно, що він може приймати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F24955">
        <w:rPr>
          <w:rFonts w:ascii="Times New Roman" w:hAnsi="Times New Roman" w:cs="Times New Roman"/>
          <w:sz w:val="28"/>
          <w:szCs w:val="28"/>
        </w:rPr>
        <w:t xml:space="preserve"> з багатьма стовпцями і повертати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F24955">
        <w:rPr>
          <w:rFonts w:ascii="Times New Roman" w:hAnsi="Times New Roman" w:cs="Times New Roman"/>
          <w:sz w:val="28"/>
          <w:szCs w:val="28"/>
        </w:rPr>
        <w:t xml:space="preserve"> зі зменшеною кількістю стовпців, який все ще зберігає </w:t>
      </w:r>
      <w:r w:rsidRPr="00F24955">
        <w:rPr>
          <w:rFonts w:ascii="Times New Roman" w:hAnsi="Times New Roman" w:cs="Times New Roman"/>
          <w:sz w:val="28"/>
          <w:szCs w:val="28"/>
        </w:rPr>
        <w:lastRenderedPageBreak/>
        <w:t xml:space="preserve">велику частину інформації зі стовпців вихідного </w:t>
      </w:r>
      <w:r>
        <w:rPr>
          <w:rFonts w:ascii="Times New Roman" w:hAnsi="Times New Roman" w:cs="Times New Roman"/>
          <w:sz w:val="28"/>
          <w:szCs w:val="28"/>
        </w:rPr>
        <w:t>датафрейму</w:t>
      </w:r>
      <w:r w:rsidRPr="00F24955">
        <w:rPr>
          <w:rFonts w:ascii="Times New Roman" w:hAnsi="Times New Roman" w:cs="Times New Roman"/>
          <w:sz w:val="28"/>
          <w:szCs w:val="28"/>
        </w:rPr>
        <w:t xml:space="preserve">. Стовпці </w:t>
      </w:r>
      <w:r>
        <w:rPr>
          <w:rFonts w:ascii="Times New Roman" w:hAnsi="Times New Roman" w:cs="Times New Roman"/>
          <w:sz w:val="28"/>
          <w:szCs w:val="28"/>
        </w:rPr>
        <w:t>датафрейму</w:t>
      </w:r>
      <w:r w:rsidRPr="00F24955">
        <w:rPr>
          <w:rFonts w:ascii="Times New Roman" w:hAnsi="Times New Roman" w:cs="Times New Roman"/>
          <w:sz w:val="28"/>
          <w:szCs w:val="28"/>
        </w:rPr>
        <w:t>, отримані за допомогою процедури PCA, називаються основними компонентами. Ми будемо використовувати ці основні компоненти, щоб допомогти нам візуалізувати наші кластери в 1-D, 2-D і 3-D просторах, оскільки ми не можемо легко візуалізувати дані, які ми маємо, у більш високих вимірах. Наприклад, ми можемо використовувати два головні компоненти для візуалізації кластерів у 2-D просторі або три головні компоненти для візуалізації кластерів у 3-D просторі.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4955">
        <w:rPr>
          <w:rFonts w:ascii="Times New Roman" w:hAnsi="Times New Roman" w:cs="Times New Roman"/>
          <w:sz w:val="28"/>
          <w:szCs w:val="28"/>
        </w:rPr>
        <w:t xml:space="preserve">Але спочатку ми </w:t>
      </w:r>
      <w:r w:rsidR="004D54A5">
        <w:rPr>
          <w:rFonts w:ascii="Times New Roman" w:hAnsi="Times New Roman" w:cs="Times New Roman"/>
          <w:sz w:val="28"/>
          <w:szCs w:val="28"/>
        </w:rPr>
        <w:t xml:space="preserve">імпортуємо бібліотеки, визначимо основний датафрейм та </w:t>
      </w:r>
      <w:r w:rsidRPr="00F24955">
        <w:rPr>
          <w:rFonts w:ascii="Times New Roman" w:hAnsi="Times New Roman" w:cs="Times New Roman"/>
          <w:sz w:val="28"/>
          <w:szCs w:val="28"/>
        </w:rPr>
        <w:t xml:space="preserve">створимо окремий, менший </w:t>
      </w:r>
      <w:r w:rsidR="004D54A5">
        <w:rPr>
          <w:rFonts w:ascii="Times New Roman" w:hAnsi="Times New Roman" w:cs="Times New Roman"/>
          <w:sz w:val="28"/>
          <w:szCs w:val="28"/>
        </w:rPr>
        <w:t xml:space="preserve">датафрейм - </w:t>
      </w:r>
      <w:proofErr w:type="spellStart"/>
      <w:r w:rsidRPr="00F24955">
        <w:rPr>
          <w:rFonts w:ascii="Times New Roman" w:hAnsi="Times New Roman" w:cs="Times New Roman"/>
          <w:sz w:val="28"/>
          <w:szCs w:val="28"/>
        </w:rPr>
        <w:t>plotX</w:t>
      </w:r>
      <w:proofErr w:type="spellEnd"/>
      <w:r w:rsidRPr="00F24955">
        <w:rPr>
          <w:rFonts w:ascii="Times New Roman" w:hAnsi="Times New Roman" w:cs="Times New Roman"/>
          <w:sz w:val="28"/>
          <w:szCs w:val="28"/>
        </w:rPr>
        <w:t>, щоб побудувати наші дані</w:t>
      </w:r>
      <w:r w:rsidR="004D54A5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4D54A5">
        <w:rPr>
          <w:rFonts w:ascii="Times New Roman" w:hAnsi="Times New Roman" w:cs="Times New Roman"/>
          <w:sz w:val="28"/>
          <w:szCs w:val="28"/>
        </w:rPr>
        <w:t>рис. 3.</w:t>
      </w:r>
      <w:r w:rsidR="00191C64">
        <w:rPr>
          <w:rFonts w:ascii="Times New Roman" w:hAnsi="Times New Roman" w:cs="Times New Roman"/>
          <w:sz w:val="28"/>
          <w:szCs w:val="28"/>
        </w:rPr>
        <w:t>33</w:t>
      </w:r>
      <w:r w:rsidR="004D54A5">
        <w:rPr>
          <w:rFonts w:ascii="Times New Roman" w:hAnsi="Times New Roman" w:cs="Times New Roman"/>
          <w:sz w:val="28"/>
          <w:szCs w:val="28"/>
        </w:rPr>
        <w:t>)</w:t>
      </w:r>
      <w:r w:rsidRPr="00F24955">
        <w:rPr>
          <w:rFonts w:ascii="Times New Roman" w:hAnsi="Times New Roman" w:cs="Times New Roman"/>
          <w:sz w:val="28"/>
          <w:szCs w:val="28"/>
        </w:rPr>
        <w:t xml:space="preserve">. Причина, чому ми створюємо менший </w:t>
      </w:r>
      <w:r w:rsidR="004D54A5">
        <w:rPr>
          <w:rFonts w:ascii="Times New Roman" w:hAnsi="Times New Roman" w:cs="Times New Roman"/>
          <w:sz w:val="28"/>
          <w:szCs w:val="28"/>
        </w:rPr>
        <w:t>датафрейм</w:t>
      </w:r>
      <w:r w:rsidRPr="00F24955">
        <w:rPr>
          <w:rFonts w:ascii="Times New Roman" w:hAnsi="Times New Roman" w:cs="Times New Roman"/>
          <w:sz w:val="28"/>
          <w:szCs w:val="28"/>
        </w:rPr>
        <w:t>, полягає в тому, щоб ми могли швидше наносити наші дані на графік і щоб наші графіки не виглядали занадто брудними або переповненими.</w:t>
      </w:r>
    </w:p>
    <w:p w14:paraId="4BA17D84" w14:textId="66EE8800" w:rsidR="004D54A5" w:rsidRDefault="00FE2310" w:rsidP="004D54A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E4529F" wp14:editId="017A28B7">
            <wp:extent cx="6152515" cy="645922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3CFD" w14:textId="30EAD27F" w:rsidR="004D54A5" w:rsidRDefault="004D54A5" w:rsidP="004D54A5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191C64"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t xml:space="preserve"> – Код</w:t>
      </w:r>
    </w:p>
    <w:p w14:paraId="71E5E2A8" w14:textId="445DDA63" w:rsidR="004D54A5" w:rsidRPr="004D54A5" w:rsidRDefault="004D54A5" w:rsidP="00A564CE">
      <w:pPr>
        <w:rPr>
          <w:rFonts w:ascii="Times New Roman" w:hAnsi="Times New Roman" w:cs="Times New Roman"/>
          <w:sz w:val="28"/>
          <w:szCs w:val="28"/>
        </w:rPr>
      </w:pPr>
      <w:r w:rsidRPr="004D54A5">
        <w:rPr>
          <w:rFonts w:ascii="Times New Roman" w:hAnsi="Times New Roman" w:cs="Times New Roman"/>
          <w:sz w:val="28"/>
          <w:szCs w:val="28"/>
        </w:rPr>
        <w:t xml:space="preserve">Тепер, щоб візуалізувати наші дані, ми побудуємо три </w:t>
      </w:r>
      <w:r w:rsidR="003E6179">
        <w:rPr>
          <w:rFonts w:ascii="Times New Roman" w:hAnsi="Times New Roman" w:cs="Times New Roman"/>
          <w:sz w:val="28"/>
          <w:szCs w:val="28"/>
          <w:lang w:val="ru-RU"/>
        </w:rPr>
        <w:t>датафрейму</w:t>
      </w:r>
      <w:r w:rsidRPr="004D54A5">
        <w:rPr>
          <w:rFonts w:ascii="Times New Roman" w:hAnsi="Times New Roman" w:cs="Times New Roman"/>
          <w:sz w:val="28"/>
          <w:szCs w:val="28"/>
        </w:rPr>
        <w:t xml:space="preserve"> з </w:t>
      </w:r>
      <w:proofErr w:type="spellStart"/>
      <w:r w:rsidRPr="004D54A5">
        <w:rPr>
          <w:rFonts w:ascii="Times New Roman" w:hAnsi="Times New Roman" w:cs="Times New Roman"/>
          <w:sz w:val="28"/>
          <w:szCs w:val="28"/>
        </w:rPr>
        <w:t>plotX</w:t>
      </w:r>
      <w:proofErr w:type="spellEnd"/>
      <w:r w:rsidRPr="004D54A5">
        <w:rPr>
          <w:rFonts w:ascii="Times New Roman" w:hAnsi="Times New Roman" w:cs="Times New Roman"/>
          <w:sz w:val="28"/>
          <w:szCs w:val="28"/>
        </w:rPr>
        <w:t xml:space="preserve"> за допомогою алгоритму «PCA».</w:t>
      </w:r>
    </w:p>
    <w:p w14:paraId="63207B64" w14:textId="7B1CACD2" w:rsidR="004D54A5" w:rsidRPr="004D54A5" w:rsidRDefault="004D54A5" w:rsidP="00A564CE">
      <w:pPr>
        <w:rPr>
          <w:rFonts w:ascii="Times New Roman" w:hAnsi="Times New Roman" w:cs="Times New Roman"/>
          <w:sz w:val="28"/>
          <w:szCs w:val="28"/>
        </w:rPr>
      </w:pPr>
      <w:r w:rsidRPr="004D54A5">
        <w:rPr>
          <w:rFonts w:ascii="Times New Roman" w:hAnsi="Times New Roman" w:cs="Times New Roman"/>
          <w:sz w:val="28"/>
          <w:szCs w:val="28"/>
        </w:rPr>
        <w:lastRenderedPageBreak/>
        <w:t xml:space="preserve">Перший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4D54A5">
        <w:rPr>
          <w:rFonts w:ascii="Times New Roman" w:hAnsi="Times New Roman" w:cs="Times New Roman"/>
          <w:sz w:val="28"/>
          <w:szCs w:val="28"/>
        </w:rPr>
        <w:t xml:space="preserve"> буде містити результати алгоритму PCA лише з одним головним компонентом. Цей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4D54A5">
        <w:rPr>
          <w:rFonts w:ascii="Times New Roman" w:hAnsi="Times New Roman" w:cs="Times New Roman"/>
          <w:sz w:val="28"/>
          <w:szCs w:val="28"/>
        </w:rPr>
        <w:t xml:space="preserve"> буде використовуватися для візуалізації наших кластерів в одному вимірі (1-D).</w:t>
      </w:r>
    </w:p>
    <w:p w14:paraId="702A969F" w14:textId="4B4B39F8" w:rsidR="004D54A5" w:rsidRPr="004D54A5" w:rsidRDefault="004D54A5" w:rsidP="00A564CE">
      <w:pPr>
        <w:rPr>
          <w:rFonts w:ascii="Times New Roman" w:hAnsi="Times New Roman" w:cs="Times New Roman"/>
          <w:sz w:val="28"/>
          <w:szCs w:val="28"/>
        </w:rPr>
      </w:pPr>
      <w:r w:rsidRPr="004D54A5">
        <w:rPr>
          <w:rFonts w:ascii="Times New Roman" w:hAnsi="Times New Roman" w:cs="Times New Roman"/>
          <w:sz w:val="28"/>
          <w:szCs w:val="28"/>
        </w:rPr>
        <w:t xml:space="preserve">Другий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4D54A5">
        <w:rPr>
          <w:rFonts w:ascii="Times New Roman" w:hAnsi="Times New Roman" w:cs="Times New Roman"/>
          <w:sz w:val="28"/>
          <w:szCs w:val="28"/>
        </w:rPr>
        <w:t xml:space="preserve"> буде містити два основних компоненти, повернуті алгоритмом PCA з </w:t>
      </w:r>
      <w:proofErr w:type="spellStart"/>
      <w:r w:rsidRPr="004D54A5">
        <w:rPr>
          <w:rFonts w:ascii="Times New Roman" w:hAnsi="Times New Roman" w:cs="Times New Roman"/>
          <w:sz w:val="28"/>
          <w:szCs w:val="28"/>
        </w:rPr>
        <w:t>n_components</w:t>
      </w:r>
      <w:proofErr w:type="spellEnd"/>
      <w:r w:rsidRPr="004D54A5">
        <w:rPr>
          <w:rFonts w:ascii="Times New Roman" w:hAnsi="Times New Roman" w:cs="Times New Roman"/>
          <w:sz w:val="28"/>
          <w:szCs w:val="28"/>
        </w:rPr>
        <w:t xml:space="preserve">=2. Цей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4D54A5">
        <w:rPr>
          <w:rFonts w:ascii="Times New Roman" w:hAnsi="Times New Roman" w:cs="Times New Roman"/>
          <w:sz w:val="28"/>
          <w:szCs w:val="28"/>
        </w:rPr>
        <w:t xml:space="preserve"> допоможе нам у візуалізації цих кластерів у двох вимірах (2-D).</w:t>
      </w:r>
    </w:p>
    <w:p w14:paraId="2CE15629" w14:textId="77777777" w:rsidR="004D54A5" w:rsidRPr="004D54A5" w:rsidRDefault="004D54A5" w:rsidP="00A564CE">
      <w:pPr>
        <w:rPr>
          <w:rFonts w:ascii="Times New Roman" w:hAnsi="Times New Roman" w:cs="Times New Roman"/>
          <w:sz w:val="28"/>
          <w:szCs w:val="28"/>
        </w:rPr>
      </w:pPr>
    </w:p>
    <w:p w14:paraId="6CCD263A" w14:textId="51802D21" w:rsidR="004D54A5" w:rsidRPr="00A908B9" w:rsidRDefault="004D54A5" w:rsidP="00A564C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D54A5">
        <w:rPr>
          <w:rFonts w:ascii="Times New Roman" w:hAnsi="Times New Roman" w:cs="Times New Roman"/>
          <w:sz w:val="28"/>
          <w:szCs w:val="28"/>
        </w:rPr>
        <w:t xml:space="preserve">А третій </w:t>
      </w:r>
      <w:r w:rsidR="003E6179">
        <w:rPr>
          <w:rFonts w:ascii="Times New Roman" w:hAnsi="Times New Roman" w:cs="Times New Roman"/>
          <w:sz w:val="28"/>
          <w:szCs w:val="28"/>
          <w:lang w:val="ru-RU"/>
        </w:rPr>
        <w:t>датафрейм</w:t>
      </w:r>
      <w:r w:rsidRPr="004D54A5">
        <w:rPr>
          <w:rFonts w:ascii="Times New Roman" w:hAnsi="Times New Roman" w:cs="Times New Roman"/>
          <w:sz w:val="28"/>
          <w:szCs w:val="28"/>
        </w:rPr>
        <w:t xml:space="preserve"> буде містити результати алгоритму PCA, який повертає три основні компоненти. Цей </w:t>
      </w:r>
      <w:r w:rsidR="003E6179">
        <w:rPr>
          <w:rFonts w:ascii="Times New Roman" w:hAnsi="Times New Roman" w:cs="Times New Roman"/>
          <w:sz w:val="28"/>
          <w:szCs w:val="28"/>
          <w:lang w:val="ru-RU"/>
        </w:rPr>
        <w:t>датафрейм</w:t>
      </w:r>
      <w:r w:rsidR="003E6179" w:rsidRPr="004D54A5">
        <w:rPr>
          <w:rFonts w:ascii="Times New Roman" w:hAnsi="Times New Roman" w:cs="Times New Roman"/>
          <w:sz w:val="28"/>
          <w:szCs w:val="28"/>
        </w:rPr>
        <w:t xml:space="preserve"> </w:t>
      </w:r>
      <w:r w:rsidRPr="004D54A5">
        <w:rPr>
          <w:rFonts w:ascii="Times New Roman" w:hAnsi="Times New Roman" w:cs="Times New Roman"/>
          <w:sz w:val="28"/>
          <w:szCs w:val="28"/>
        </w:rPr>
        <w:t xml:space="preserve">дозволить нам візуалізувати </w:t>
      </w:r>
      <w:r w:rsidRPr="00A908B9">
        <w:rPr>
          <w:rFonts w:ascii="Times New Roman" w:hAnsi="Times New Roman" w:cs="Times New Roman"/>
          <w:sz w:val="28"/>
          <w:szCs w:val="28"/>
        </w:rPr>
        <w:t>кластери в тривимірному просторі (3-D).</w:t>
      </w:r>
      <w:r w:rsidR="003E6179" w:rsidRPr="00A908B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E6179" w:rsidRPr="00A908B9">
        <w:rPr>
          <w:rFonts w:ascii="Times New Roman" w:hAnsi="Times New Roman" w:cs="Times New Roman"/>
          <w:sz w:val="28"/>
          <w:szCs w:val="28"/>
        </w:rPr>
        <w:t>Ініціалізуємо</w:t>
      </w:r>
      <w:proofErr w:type="spellEnd"/>
      <w:r w:rsidR="003E6179" w:rsidRPr="00A908B9">
        <w:rPr>
          <w:rFonts w:ascii="Times New Roman" w:hAnsi="Times New Roman" w:cs="Times New Roman"/>
          <w:sz w:val="28"/>
          <w:szCs w:val="28"/>
        </w:rPr>
        <w:t xml:space="preserve"> наші PCA моделі (рис. 3.</w:t>
      </w:r>
      <w:r w:rsidR="00191C64">
        <w:rPr>
          <w:rFonts w:ascii="Times New Roman" w:hAnsi="Times New Roman" w:cs="Times New Roman"/>
          <w:sz w:val="28"/>
          <w:szCs w:val="28"/>
        </w:rPr>
        <w:t>34</w:t>
      </w:r>
      <w:r w:rsidR="003E6179" w:rsidRPr="00A908B9">
        <w:rPr>
          <w:rFonts w:ascii="Times New Roman" w:hAnsi="Times New Roman" w:cs="Times New Roman"/>
          <w:sz w:val="28"/>
          <w:szCs w:val="28"/>
        </w:rPr>
        <w:t>)</w:t>
      </w:r>
      <w:r w:rsidR="00A908B9" w:rsidRPr="00A908B9">
        <w:rPr>
          <w:rFonts w:ascii="Times New Roman" w:hAnsi="Times New Roman" w:cs="Times New Roman"/>
          <w:sz w:val="28"/>
          <w:szCs w:val="28"/>
        </w:rPr>
        <w:t xml:space="preserve"> Зауважимо, що вище ми виконували наші PCA для даних, які виключали змінну </w:t>
      </w:r>
      <w:proofErr w:type="spellStart"/>
      <w:r w:rsidR="00A908B9" w:rsidRPr="00A908B9">
        <w:rPr>
          <w:rFonts w:ascii="Times New Roman" w:hAnsi="Times New Roman" w:cs="Times New Roman"/>
          <w:sz w:val="28"/>
          <w:szCs w:val="28"/>
        </w:rPr>
        <w:t>Cluster</w:t>
      </w:r>
      <w:proofErr w:type="spellEnd"/>
      <w:r w:rsidR="00A908B9" w:rsidRPr="00A908B9">
        <w:rPr>
          <w:rFonts w:ascii="Times New Roman" w:hAnsi="Times New Roman" w:cs="Times New Roman"/>
          <w:sz w:val="28"/>
          <w:szCs w:val="28"/>
        </w:rPr>
        <w:t>.</w:t>
      </w:r>
    </w:p>
    <w:p w14:paraId="54153979" w14:textId="680B752E" w:rsidR="003E6179" w:rsidRDefault="00FE2310" w:rsidP="003E6179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9B665E" wp14:editId="54DC9D06">
            <wp:extent cx="6152515" cy="3647440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521F" w14:textId="28EF0937" w:rsidR="00A908B9" w:rsidRDefault="003E6179" w:rsidP="00FE2310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191C64"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t xml:space="preserve"> – Код ініціалізації </w:t>
      </w:r>
      <w:r w:rsidR="00A908B9">
        <w:rPr>
          <w:rFonts w:ascii="Times New Roman" w:hAnsi="Times New Roman" w:cs="Times New Roman"/>
          <w:sz w:val="28"/>
          <w:szCs w:val="28"/>
          <w:lang w:val="en-US"/>
        </w:rPr>
        <w:t xml:space="preserve">PCA </w:t>
      </w:r>
      <w:r w:rsidR="00A908B9">
        <w:rPr>
          <w:rFonts w:ascii="Times New Roman" w:hAnsi="Times New Roman" w:cs="Times New Roman"/>
          <w:sz w:val="28"/>
          <w:szCs w:val="28"/>
        </w:rPr>
        <w:t>моделей</w:t>
      </w:r>
      <w:r w:rsidR="00A908B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D010A3C" w14:textId="3D9D2D9B" w:rsidR="00FE2310" w:rsidRDefault="00FC5963" w:rsidP="00A564CE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FC5963">
        <w:rPr>
          <w:rFonts w:ascii="Times New Roman" w:hAnsi="Times New Roman" w:cs="Times New Roman"/>
          <w:sz w:val="28"/>
          <w:szCs w:val="28"/>
        </w:rPr>
        <w:lastRenderedPageBreak/>
        <w:t>Переймену</w:t>
      </w:r>
      <w:r>
        <w:rPr>
          <w:rFonts w:ascii="Times New Roman" w:hAnsi="Times New Roman" w:cs="Times New Roman"/>
          <w:sz w:val="28"/>
          <w:szCs w:val="28"/>
        </w:rPr>
        <w:t>емо</w:t>
      </w:r>
      <w:proofErr w:type="spellEnd"/>
      <w:r w:rsidRPr="00FC5963">
        <w:rPr>
          <w:rFonts w:ascii="Times New Roman" w:hAnsi="Times New Roman" w:cs="Times New Roman"/>
          <w:sz w:val="28"/>
          <w:szCs w:val="28"/>
        </w:rPr>
        <w:t xml:space="preserve"> стовпці цих новостворених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датафреймів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</w:t>
      </w:r>
      <w:r w:rsidRPr="00FC5963">
        <w:rPr>
          <w:rFonts w:ascii="Times New Roman" w:hAnsi="Times New Roman" w:cs="Times New Roman"/>
          <w:sz w:val="28"/>
          <w:szCs w:val="28"/>
        </w:rPr>
        <w:t>об’єдн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FC5963">
        <w:rPr>
          <w:rFonts w:ascii="Times New Roman" w:hAnsi="Times New Roman" w:cs="Times New Roman"/>
          <w:sz w:val="28"/>
          <w:szCs w:val="28"/>
        </w:rPr>
        <w:t xml:space="preserve">ємо ці нещодавно створені </w:t>
      </w:r>
      <w:r>
        <w:rPr>
          <w:rFonts w:ascii="Times New Roman" w:hAnsi="Times New Roman" w:cs="Times New Roman"/>
          <w:sz w:val="28"/>
          <w:szCs w:val="28"/>
        </w:rPr>
        <w:t>датафрейми</w:t>
      </w:r>
      <w:r w:rsidRPr="00FC5963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FC5963">
        <w:rPr>
          <w:rFonts w:ascii="Times New Roman" w:hAnsi="Times New Roman" w:cs="Times New Roman"/>
          <w:sz w:val="28"/>
          <w:szCs w:val="28"/>
        </w:rPr>
        <w:t>plotX</w:t>
      </w:r>
      <w:proofErr w:type="spellEnd"/>
      <w:r w:rsidRPr="00FC5963">
        <w:rPr>
          <w:rFonts w:ascii="Times New Roman" w:hAnsi="Times New Roman" w:cs="Times New Roman"/>
          <w:sz w:val="28"/>
          <w:szCs w:val="28"/>
        </w:rPr>
        <w:t xml:space="preserve">, щоб </w:t>
      </w:r>
      <w:proofErr w:type="spellStart"/>
      <w:r w:rsidRPr="00FC5963">
        <w:rPr>
          <w:rFonts w:ascii="Times New Roman" w:hAnsi="Times New Roman" w:cs="Times New Roman"/>
          <w:sz w:val="28"/>
          <w:szCs w:val="28"/>
        </w:rPr>
        <w:t>plotX</w:t>
      </w:r>
      <w:proofErr w:type="spellEnd"/>
      <w:r w:rsidRPr="00FC5963">
        <w:rPr>
          <w:rFonts w:ascii="Times New Roman" w:hAnsi="Times New Roman" w:cs="Times New Roman"/>
          <w:sz w:val="28"/>
          <w:szCs w:val="28"/>
        </w:rPr>
        <w:t xml:space="preserve"> їх міг використовувати як стовпці</w:t>
      </w:r>
      <w:r>
        <w:rPr>
          <w:rFonts w:ascii="Times New Roman" w:hAnsi="Times New Roman" w:cs="Times New Roman"/>
          <w:sz w:val="28"/>
          <w:szCs w:val="28"/>
        </w:rPr>
        <w:t>. Також</w:t>
      </w:r>
      <w:r w:rsidRPr="00FC5963">
        <w:rPr>
          <w:rFonts w:ascii="Times New Roman" w:hAnsi="Times New Roman" w:cs="Times New Roman"/>
          <w:sz w:val="28"/>
          <w:szCs w:val="28"/>
        </w:rPr>
        <w:t xml:space="preserve"> створюємо один новий стовпець для </w:t>
      </w:r>
      <w:proofErr w:type="spellStart"/>
      <w:r w:rsidRPr="00FC5963">
        <w:rPr>
          <w:rFonts w:ascii="Times New Roman" w:hAnsi="Times New Roman" w:cs="Times New Roman"/>
          <w:sz w:val="28"/>
          <w:szCs w:val="28"/>
        </w:rPr>
        <w:t>plotX</w:t>
      </w:r>
      <w:proofErr w:type="spellEnd"/>
      <w:r w:rsidRPr="00FC5963">
        <w:rPr>
          <w:rFonts w:ascii="Times New Roman" w:hAnsi="Times New Roman" w:cs="Times New Roman"/>
          <w:sz w:val="28"/>
          <w:szCs w:val="28"/>
        </w:rPr>
        <w:t>, щоб ми могли використовувати його для одновимірної візуалізації.</w:t>
      </w:r>
      <w:r>
        <w:rPr>
          <w:rFonts w:ascii="Times New Roman" w:hAnsi="Times New Roman" w:cs="Times New Roman"/>
          <w:sz w:val="28"/>
          <w:szCs w:val="28"/>
        </w:rPr>
        <w:t xml:space="preserve"> (рис 3</w:t>
      </w:r>
      <w:r w:rsidR="00191C64">
        <w:rPr>
          <w:rFonts w:ascii="Times New Roman" w:hAnsi="Times New Roman" w:cs="Times New Roman"/>
          <w:sz w:val="28"/>
          <w:szCs w:val="28"/>
        </w:rPr>
        <w:t>.35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FC5963">
        <w:rPr>
          <w:rFonts w:ascii="Times New Roman" w:hAnsi="Times New Roman" w:cs="Times New Roman"/>
          <w:sz w:val="28"/>
          <w:szCs w:val="28"/>
        </w:rPr>
        <w:t>.</w:t>
      </w:r>
    </w:p>
    <w:p w14:paraId="0CBF8ADC" w14:textId="1715A6DA" w:rsidR="00FC5963" w:rsidRDefault="00FC5963" w:rsidP="00FC5963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AEBE6E" wp14:editId="6305F38A">
            <wp:extent cx="6152515" cy="1581785"/>
            <wp:effectExtent l="0" t="0" r="63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9985" w14:textId="287209EA" w:rsidR="00FC5963" w:rsidRDefault="00FC5963" w:rsidP="00FC5963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191C64"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t xml:space="preserve"> – Код.</w:t>
      </w:r>
    </w:p>
    <w:p w14:paraId="51701F8F" w14:textId="2EF88DC7" w:rsidR="00FC5963" w:rsidRDefault="00FC5963" w:rsidP="00A564C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FC5963">
        <w:rPr>
          <w:rFonts w:ascii="Times New Roman" w:hAnsi="Times New Roman" w:cs="Times New Roman"/>
          <w:sz w:val="28"/>
          <w:szCs w:val="28"/>
        </w:rPr>
        <w:t xml:space="preserve">Тепер ми розділимо наш </w:t>
      </w:r>
      <w:r>
        <w:rPr>
          <w:rFonts w:ascii="Times New Roman" w:hAnsi="Times New Roman" w:cs="Times New Roman"/>
          <w:sz w:val="28"/>
          <w:szCs w:val="28"/>
        </w:rPr>
        <w:t>датафрейм</w:t>
      </w:r>
      <w:r w:rsidRPr="00FC596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C5963">
        <w:rPr>
          <w:rFonts w:ascii="Times New Roman" w:hAnsi="Times New Roman" w:cs="Times New Roman"/>
          <w:sz w:val="28"/>
          <w:szCs w:val="28"/>
        </w:rPr>
        <w:t>plotX</w:t>
      </w:r>
      <w:proofErr w:type="spellEnd"/>
      <w:r w:rsidRPr="00FC5963">
        <w:rPr>
          <w:rFonts w:ascii="Times New Roman" w:hAnsi="Times New Roman" w:cs="Times New Roman"/>
          <w:sz w:val="28"/>
          <w:szCs w:val="28"/>
        </w:rPr>
        <w:t>, на три нов</w:t>
      </w:r>
      <w:r>
        <w:rPr>
          <w:rFonts w:ascii="Times New Roman" w:hAnsi="Times New Roman" w:cs="Times New Roman"/>
          <w:sz w:val="28"/>
          <w:szCs w:val="28"/>
        </w:rPr>
        <w:t>их</w:t>
      </w:r>
      <w:r w:rsidRPr="00FC59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датафрейму</w:t>
      </w:r>
      <w:r w:rsidRPr="00FC596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5963">
        <w:rPr>
          <w:rFonts w:ascii="Times New Roman" w:hAnsi="Times New Roman" w:cs="Times New Roman"/>
          <w:sz w:val="28"/>
          <w:szCs w:val="28"/>
        </w:rPr>
        <w:t xml:space="preserve">Кожен із цих нових фреймів даних буде містити всі значення, що містяться в одному з кластерів. </w:t>
      </w:r>
      <w:r>
        <w:rPr>
          <w:rFonts w:ascii="Times New Roman" w:hAnsi="Times New Roman" w:cs="Times New Roman"/>
          <w:sz w:val="28"/>
          <w:szCs w:val="28"/>
        </w:rPr>
        <w:t>Тобто</w:t>
      </w:r>
      <w:r w:rsidRPr="00FC5963">
        <w:rPr>
          <w:rFonts w:ascii="Times New Roman" w:hAnsi="Times New Roman" w:cs="Times New Roman"/>
          <w:sz w:val="28"/>
          <w:szCs w:val="28"/>
        </w:rPr>
        <w:t>, усі значення, що містяться в cluster0, належатимуть до «кластеру 0», а всі значення, що містяться в cluster1, належатимуть «кластеру 1» тощо</w:t>
      </w:r>
      <w:r w:rsidR="00461286">
        <w:rPr>
          <w:rFonts w:ascii="Times New Roman" w:hAnsi="Times New Roman" w:cs="Times New Roman"/>
          <w:sz w:val="28"/>
          <w:szCs w:val="28"/>
        </w:rPr>
        <w:t xml:space="preserve"> (рис 3.</w:t>
      </w:r>
      <w:r w:rsidR="00191C64">
        <w:rPr>
          <w:rFonts w:ascii="Times New Roman" w:hAnsi="Times New Roman" w:cs="Times New Roman"/>
          <w:sz w:val="28"/>
          <w:szCs w:val="28"/>
        </w:rPr>
        <w:t>36</w:t>
      </w:r>
      <w:r w:rsidR="00461286">
        <w:rPr>
          <w:rFonts w:ascii="Times New Roman" w:hAnsi="Times New Roman" w:cs="Times New Roman"/>
          <w:sz w:val="28"/>
          <w:szCs w:val="28"/>
        </w:rPr>
        <w:t>)</w:t>
      </w:r>
      <w:r w:rsidRPr="00FC5963">
        <w:rPr>
          <w:rFonts w:ascii="Times New Roman" w:hAnsi="Times New Roman" w:cs="Times New Roman"/>
          <w:sz w:val="28"/>
          <w:szCs w:val="28"/>
        </w:rPr>
        <w:t>.</w:t>
      </w:r>
    </w:p>
    <w:p w14:paraId="47C031EF" w14:textId="16AB52FA" w:rsidR="00FC5963" w:rsidRDefault="00FC5963" w:rsidP="00461286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6C83FB9" wp14:editId="3584F611">
            <wp:extent cx="6152515" cy="1164590"/>
            <wp:effectExtent l="0" t="0" r="63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0C33" w14:textId="779D9EEB" w:rsidR="00461286" w:rsidRDefault="00461286" w:rsidP="00461286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191C64">
        <w:rPr>
          <w:rFonts w:ascii="Times New Roman" w:hAnsi="Times New Roman" w:cs="Times New Roman"/>
          <w:sz w:val="28"/>
          <w:szCs w:val="28"/>
        </w:rPr>
        <w:t>36</w:t>
      </w:r>
      <w:r>
        <w:rPr>
          <w:rFonts w:ascii="Times New Roman" w:hAnsi="Times New Roman" w:cs="Times New Roman"/>
          <w:sz w:val="28"/>
          <w:szCs w:val="28"/>
        </w:rPr>
        <w:t xml:space="preserve"> – Код.</w:t>
      </w:r>
    </w:p>
    <w:p w14:paraId="7E38FC6E" w14:textId="5F34D18A" w:rsidR="00461286" w:rsidRDefault="00461286" w:rsidP="00A564CE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461286">
        <w:rPr>
          <w:rFonts w:ascii="Times New Roman" w:hAnsi="Times New Roman" w:cs="Times New Roman"/>
          <w:sz w:val="28"/>
          <w:szCs w:val="28"/>
        </w:rPr>
        <w:t>На графіку нижче показано наші три оригінальні кластери на єдиному головному компоненті, створеному для одновимірної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(рис. 3.</w:t>
      </w:r>
      <w:r w:rsidR="00191C64">
        <w:rPr>
          <w:rFonts w:ascii="Times New Roman" w:hAnsi="Times New Roman" w:cs="Times New Roman"/>
          <w:sz w:val="28"/>
          <w:szCs w:val="28"/>
        </w:rPr>
        <w:t>37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1562A73" w14:textId="3929E149" w:rsidR="00461286" w:rsidRDefault="00191C64" w:rsidP="00461286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C56B3F1" wp14:editId="40B3C3F3">
            <wp:extent cx="6152515" cy="3249295"/>
            <wp:effectExtent l="0" t="0" r="635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D7323" w14:textId="6DBAD253" w:rsidR="00191C64" w:rsidRDefault="00191C64" w:rsidP="00191C64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3.37</w:t>
      </w:r>
    </w:p>
    <w:p w14:paraId="3831D082" w14:textId="18E00C8F" w:rsidR="00191C64" w:rsidRDefault="00191C64" w:rsidP="00191C6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91C64">
        <w:rPr>
          <w:rFonts w:ascii="Times New Roman" w:hAnsi="Times New Roman" w:cs="Times New Roman"/>
          <w:sz w:val="28"/>
          <w:szCs w:val="28"/>
        </w:rPr>
        <w:t>Наступний графік відображає три кластери на двох основних компонентах, створених для двовимірної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(рис. 3.38)</w:t>
      </w:r>
    </w:p>
    <w:p w14:paraId="664E8464" w14:textId="3323A48D" w:rsidR="00191C64" w:rsidRDefault="00191C64" w:rsidP="00191C64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67A2B5" wp14:editId="3D0E6EBB">
            <wp:extent cx="6152515" cy="3003550"/>
            <wp:effectExtent l="0" t="0" r="635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C8C5C" w14:textId="0079FDBF" w:rsidR="00191C64" w:rsidRDefault="00191C64" w:rsidP="00191C64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3.38</w:t>
      </w:r>
    </w:p>
    <w:p w14:paraId="63082BFA" w14:textId="08901605" w:rsidR="00191C64" w:rsidRDefault="00191C64" w:rsidP="00191C6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91C64">
        <w:rPr>
          <w:rFonts w:ascii="Times New Roman" w:hAnsi="Times New Roman" w:cs="Times New Roman"/>
          <w:sz w:val="28"/>
          <w:szCs w:val="28"/>
        </w:rPr>
        <w:lastRenderedPageBreak/>
        <w:t>Цей останній графік нижче відображає наші кластери на трьох основних компонентах, створених для 3-D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(рис. 3.39)</w:t>
      </w:r>
    </w:p>
    <w:p w14:paraId="1AA983E1" w14:textId="401AABFA" w:rsidR="00191C64" w:rsidRDefault="00191C64" w:rsidP="00191C64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02DA0B" wp14:editId="1DF0F604">
            <wp:extent cx="5798820" cy="2597469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00606" cy="259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47C52" w14:textId="2A11F6AA" w:rsidR="00191C64" w:rsidRDefault="00191C64" w:rsidP="00191C64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3.39</w:t>
      </w:r>
    </w:p>
    <w:p w14:paraId="7605A85E" w14:textId="75FD8824" w:rsidR="00191C64" w:rsidRDefault="00191C64" w:rsidP="00191C6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91C64">
        <w:rPr>
          <w:rFonts w:ascii="Times New Roman" w:hAnsi="Times New Roman" w:cs="Times New Roman"/>
          <w:sz w:val="28"/>
          <w:szCs w:val="28"/>
        </w:rPr>
        <w:t xml:space="preserve">Як ми бачимо з наведених вище графіків: якщо у вас є дані, які дуже </w:t>
      </w:r>
      <w:proofErr w:type="spellStart"/>
      <w:r w:rsidRPr="00191C64">
        <w:rPr>
          <w:rFonts w:ascii="Times New Roman" w:hAnsi="Times New Roman" w:cs="Times New Roman"/>
          <w:sz w:val="28"/>
          <w:szCs w:val="28"/>
        </w:rPr>
        <w:t>кластеризуються</w:t>
      </w:r>
      <w:proofErr w:type="spellEnd"/>
      <w:r w:rsidRPr="00191C64">
        <w:rPr>
          <w:rFonts w:ascii="Times New Roman" w:hAnsi="Times New Roman" w:cs="Times New Roman"/>
          <w:sz w:val="28"/>
          <w:szCs w:val="28"/>
        </w:rPr>
        <w:t xml:space="preserve">, то PCA — це досить хороший спосіб переглянути кластери, сформовані на вихідних даних. Крім того, здавалося б, що візуалізація кластерів ефективніша, коли кластери </w:t>
      </w:r>
      <w:proofErr w:type="spellStart"/>
      <w:r w:rsidRPr="00191C64">
        <w:rPr>
          <w:rFonts w:ascii="Times New Roman" w:hAnsi="Times New Roman" w:cs="Times New Roman"/>
          <w:sz w:val="28"/>
          <w:szCs w:val="28"/>
        </w:rPr>
        <w:t>візуалізуються</w:t>
      </w:r>
      <w:proofErr w:type="spellEnd"/>
      <w:r w:rsidRPr="00191C64">
        <w:rPr>
          <w:rFonts w:ascii="Times New Roman" w:hAnsi="Times New Roman" w:cs="Times New Roman"/>
          <w:sz w:val="28"/>
          <w:szCs w:val="28"/>
        </w:rPr>
        <w:t xml:space="preserve"> з використанням більшої кількості основних компонентів, а не менш</w:t>
      </w:r>
      <w:r>
        <w:rPr>
          <w:rFonts w:ascii="Times New Roman" w:hAnsi="Times New Roman" w:cs="Times New Roman"/>
          <w:sz w:val="28"/>
          <w:szCs w:val="28"/>
        </w:rPr>
        <w:t>ої</w:t>
      </w:r>
      <w:r w:rsidRPr="00191C64">
        <w:rPr>
          <w:rFonts w:ascii="Times New Roman" w:hAnsi="Times New Roman" w:cs="Times New Roman"/>
          <w:sz w:val="28"/>
          <w:szCs w:val="28"/>
        </w:rPr>
        <w:t>. Наприклад, 2-вимірний графік краще забезпечував чітке візуальне представлення кластерів, ніж 1-вимірний графік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65FDFE" w14:textId="77777777" w:rsidR="00DE1CBC" w:rsidRDefault="00191C64" w:rsidP="00191C64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191C64">
        <w:rPr>
          <w:rFonts w:ascii="Times New Roman" w:hAnsi="Times New Roman" w:cs="Times New Roman"/>
          <w:sz w:val="28"/>
          <w:szCs w:val="28"/>
        </w:rPr>
        <w:t>Наступним методом візуалізації наших кластерів є T-</w:t>
      </w:r>
      <w:proofErr w:type="spellStart"/>
      <w:r w:rsidRPr="00191C64">
        <w:rPr>
          <w:rFonts w:ascii="Times New Roman" w:hAnsi="Times New Roman" w:cs="Times New Roman"/>
          <w:sz w:val="28"/>
          <w:szCs w:val="28"/>
        </w:rPr>
        <w:t>Distributed</w:t>
      </w:r>
      <w:proofErr w:type="spellEnd"/>
      <w:r w:rsidRPr="00191C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C64">
        <w:rPr>
          <w:rFonts w:ascii="Times New Roman" w:hAnsi="Times New Roman" w:cs="Times New Roman"/>
          <w:sz w:val="28"/>
          <w:szCs w:val="28"/>
        </w:rPr>
        <w:t>Stochastic</w:t>
      </w:r>
      <w:proofErr w:type="spellEnd"/>
      <w:r w:rsidRPr="00191C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C64">
        <w:rPr>
          <w:rFonts w:ascii="Times New Roman" w:hAnsi="Times New Roman" w:cs="Times New Roman"/>
          <w:sz w:val="28"/>
          <w:szCs w:val="28"/>
        </w:rPr>
        <w:t>Neighbor</w:t>
      </w:r>
      <w:proofErr w:type="spellEnd"/>
      <w:r w:rsidRPr="00191C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91C64">
        <w:rPr>
          <w:rFonts w:ascii="Times New Roman" w:hAnsi="Times New Roman" w:cs="Times New Roman"/>
          <w:sz w:val="28"/>
          <w:szCs w:val="28"/>
        </w:rPr>
        <w:t>Embedding</w:t>
      </w:r>
      <w:proofErr w:type="spellEnd"/>
      <w:r w:rsidRPr="00191C64">
        <w:rPr>
          <w:rFonts w:ascii="Times New Roman" w:hAnsi="Times New Roman" w:cs="Times New Roman"/>
          <w:sz w:val="28"/>
          <w:szCs w:val="28"/>
        </w:rPr>
        <w:t xml:space="preserve"> (T-SNE).</w:t>
      </w:r>
      <w:r w:rsidR="00DE1CB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1599181" w14:textId="7C29B113" w:rsidR="00191C64" w:rsidRPr="00191C64" w:rsidRDefault="00DE1CBC" w:rsidP="00DE1CBC">
      <w:pPr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222089">
        <w:rPr>
          <w:rFonts w:ascii="Times New Roman" w:hAnsi="Times New Roman" w:cs="Times New Roman"/>
          <w:sz w:val="28"/>
          <w:szCs w:val="28"/>
        </w:rPr>
        <w:t xml:space="preserve">T-SNE став дуже популярним методом візуалізації даних великої розмірності. </w:t>
      </w:r>
      <w:r w:rsidR="00222089" w:rsidRPr="00222089">
        <w:rPr>
          <w:rFonts w:ascii="Times New Roman" w:hAnsi="Times New Roman" w:cs="Times New Roman"/>
          <w:sz w:val="28"/>
          <w:szCs w:val="28"/>
        </w:rPr>
        <w:t>Хоча t-SNE є технікою зменшення розмірності, вона в основному використовується для візуалізації, а не для попередньої обробки даних (як PCA).</w:t>
      </w:r>
      <w:r w:rsidR="00222089" w:rsidRPr="002220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91C64" w:rsidRPr="00191C64">
        <w:rPr>
          <w:rFonts w:ascii="Times New Roman" w:hAnsi="Times New Roman" w:cs="Times New Roman"/>
          <w:sz w:val="28"/>
          <w:szCs w:val="28"/>
        </w:rPr>
        <w:t xml:space="preserve">Коротше кажучи, T-SNE — це цікавий і складний алгоритм машинного навчання, який може допомогти нам візуалізувати дані великої розмірності. Це метод для виконання зменшення розмірності, і саме з цієї причини ми можемо </w:t>
      </w:r>
      <w:r w:rsidR="00191C64" w:rsidRPr="00191C64">
        <w:rPr>
          <w:rFonts w:ascii="Times New Roman" w:hAnsi="Times New Roman" w:cs="Times New Roman"/>
          <w:sz w:val="28"/>
          <w:szCs w:val="28"/>
        </w:rPr>
        <w:lastRenderedPageBreak/>
        <w:t>використовувати його, щоб допомогти нам візуалізувати наші три кластери, які були побудовані на даних високої розмірності.</w:t>
      </w:r>
    </w:p>
    <w:p w14:paraId="1A5CC51E" w14:textId="60FF9407" w:rsidR="00191C64" w:rsidRDefault="00191C64" w:rsidP="001B0316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91C64">
        <w:rPr>
          <w:rFonts w:ascii="Times New Roman" w:hAnsi="Times New Roman" w:cs="Times New Roman"/>
          <w:sz w:val="28"/>
          <w:szCs w:val="28"/>
        </w:rPr>
        <w:t xml:space="preserve">Ще раз ми створюємо </w:t>
      </w:r>
      <w:proofErr w:type="spellStart"/>
      <w:r w:rsidRPr="00191C64">
        <w:rPr>
          <w:rFonts w:ascii="Times New Roman" w:hAnsi="Times New Roman" w:cs="Times New Roman"/>
          <w:sz w:val="28"/>
          <w:szCs w:val="28"/>
        </w:rPr>
        <w:t>суб</w:t>
      </w:r>
      <w:proofErr w:type="spellEnd"/>
      <w:r w:rsidRPr="00191C64">
        <w:rPr>
          <w:rFonts w:ascii="Times New Roman" w:hAnsi="Times New Roman" w:cs="Times New Roman"/>
          <w:sz w:val="28"/>
          <w:szCs w:val="28"/>
        </w:rPr>
        <w:t>-</w:t>
      </w:r>
      <w:r w:rsidR="00222089">
        <w:rPr>
          <w:rFonts w:ascii="Times New Roman" w:hAnsi="Times New Roman" w:cs="Times New Roman"/>
          <w:sz w:val="28"/>
          <w:szCs w:val="28"/>
        </w:rPr>
        <w:t>датафрейм</w:t>
      </w:r>
      <w:r w:rsidRPr="00191C64">
        <w:rPr>
          <w:rFonts w:ascii="Times New Roman" w:hAnsi="Times New Roman" w:cs="Times New Roman"/>
          <w:sz w:val="28"/>
          <w:szCs w:val="28"/>
        </w:rPr>
        <w:t xml:space="preserve"> під назвою </w:t>
      </w:r>
      <w:proofErr w:type="spellStart"/>
      <w:r w:rsidRPr="00191C64">
        <w:rPr>
          <w:rFonts w:ascii="Times New Roman" w:hAnsi="Times New Roman" w:cs="Times New Roman"/>
          <w:sz w:val="28"/>
          <w:szCs w:val="28"/>
        </w:rPr>
        <w:t>plotX</w:t>
      </w:r>
      <w:proofErr w:type="spellEnd"/>
      <w:r w:rsidRPr="00191C64">
        <w:rPr>
          <w:rFonts w:ascii="Times New Roman" w:hAnsi="Times New Roman" w:cs="Times New Roman"/>
          <w:sz w:val="28"/>
          <w:szCs w:val="28"/>
        </w:rPr>
        <w:t>, який буде містити вибірку даних із X для візуалізації</w:t>
      </w:r>
      <w:r w:rsidR="001B0316">
        <w:rPr>
          <w:rFonts w:ascii="Times New Roman" w:hAnsi="Times New Roman" w:cs="Times New Roman"/>
          <w:sz w:val="28"/>
          <w:szCs w:val="28"/>
        </w:rPr>
        <w:t xml:space="preserve">. </w:t>
      </w:r>
      <w:r w:rsidR="001B0316" w:rsidRPr="001B0316">
        <w:rPr>
          <w:rFonts w:ascii="Times New Roman" w:hAnsi="Times New Roman" w:cs="Times New Roman"/>
          <w:sz w:val="28"/>
          <w:szCs w:val="28"/>
        </w:rPr>
        <w:t>Далі ми повинні вирішити, який рівень заплутаності ми хотіли б використовувати для нашого алгоритму T-SNE. Заплутаність — це гіперпараметр, що використовується в алгоритмі T-SNE, який значною мірою визначає, як розподіляються дані, повернуті з алгоритму.</w:t>
      </w:r>
      <w:r w:rsidR="003E0F71">
        <w:rPr>
          <w:rFonts w:ascii="Times New Roman" w:hAnsi="Times New Roman" w:cs="Times New Roman"/>
          <w:sz w:val="28"/>
          <w:szCs w:val="28"/>
        </w:rPr>
        <w:t xml:space="preserve"> </w:t>
      </w:r>
      <w:r w:rsidR="001B0316">
        <w:rPr>
          <w:rFonts w:ascii="Times New Roman" w:hAnsi="Times New Roman" w:cs="Times New Roman"/>
          <w:sz w:val="28"/>
          <w:szCs w:val="28"/>
        </w:rPr>
        <w:t>Нехай заплутаність буде</w:t>
      </w:r>
      <w:r w:rsidR="001B0316" w:rsidRPr="001B0316">
        <w:rPr>
          <w:rFonts w:ascii="Times New Roman" w:hAnsi="Times New Roman" w:cs="Times New Roman"/>
          <w:sz w:val="28"/>
          <w:szCs w:val="28"/>
        </w:rPr>
        <w:t xml:space="preserve"> </w:t>
      </w:r>
      <w:r w:rsidR="001B0316">
        <w:rPr>
          <w:rFonts w:ascii="Times New Roman" w:hAnsi="Times New Roman" w:cs="Times New Roman"/>
          <w:sz w:val="28"/>
          <w:szCs w:val="28"/>
        </w:rPr>
        <w:t xml:space="preserve">дорівнювати </w:t>
      </w:r>
      <w:r w:rsidR="001B0316" w:rsidRPr="001B0316">
        <w:rPr>
          <w:rFonts w:ascii="Times New Roman" w:hAnsi="Times New Roman" w:cs="Times New Roman"/>
          <w:sz w:val="28"/>
          <w:szCs w:val="28"/>
        </w:rPr>
        <w:t>50</w:t>
      </w:r>
      <w:r w:rsidR="001B0316">
        <w:rPr>
          <w:rFonts w:ascii="Times New Roman" w:hAnsi="Times New Roman" w:cs="Times New Roman"/>
          <w:sz w:val="28"/>
          <w:szCs w:val="28"/>
        </w:rPr>
        <w:t xml:space="preserve">, але </w:t>
      </w:r>
      <w:r w:rsidR="001B0316" w:rsidRPr="001B0316">
        <w:rPr>
          <w:rFonts w:ascii="Times New Roman" w:hAnsi="Times New Roman" w:cs="Times New Roman"/>
          <w:sz w:val="28"/>
          <w:szCs w:val="28"/>
        </w:rPr>
        <w:t>ймовірно, існує більш ідеальне значення.</w:t>
      </w:r>
      <w:r w:rsidR="00A20C82">
        <w:rPr>
          <w:rFonts w:ascii="Times New Roman" w:hAnsi="Times New Roman" w:cs="Times New Roman"/>
          <w:sz w:val="28"/>
          <w:szCs w:val="28"/>
        </w:rPr>
        <w:t xml:space="preserve"> Тож, м</w:t>
      </w:r>
      <w:r w:rsidR="00A20C82" w:rsidRPr="00A20C82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A20C82" w:rsidRPr="00A20C82">
        <w:rPr>
          <w:rFonts w:ascii="Times New Roman" w:hAnsi="Times New Roman" w:cs="Times New Roman"/>
          <w:sz w:val="28"/>
          <w:szCs w:val="28"/>
        </w:rPr>
        <w:t>ініціалізуємо</w:t>
      </w:r>
      <w:proofErr w:type="spellEnd"/>
      <w:r w:rsidR="00A20C82" w:rsidRPr="00A20C82">
        <w:rPr>
          <w:rFonts w:ascii="Times New Roman" w:hAnsi="Times New Roman" w:cs="Times New Roman"/>
          <w:sz w:val="28"/>
          <w:szCs w:val="28"/>
        </w:rPr>
        <w:t xml:space="preserve"> наші моделі T-SNE</w:t>
      </w:r>
      <w:r w:rsidR="00A20C82">
        <w:rPr>
          <w:rFonts w:ascii="Times New Roman" w:hAnsi="Times New Roman" w:cs="Times New Roman"/>
          <w:sz w:val="28"/>
          <w:szCs w:val="28"/>
        </w:rPr>
        <w:t xml:space="preserve"> та</w:t>
      </w:r>
      <w:r w:rsidR="00A20C82" w:rsidRPr="00A20C82">
        <w:rPr>
          <w:rFonts w:ascii="Times New Roman" w:hAnsi="Times New Roman" w:cs="Times New Roman"/>
          <w:sz w:val="28"/>
          <w:szCs w:val="28"/>
        </w:rPr>
        <w:t xml:space="preserve"> створюємо наші нові </w:t>
      </w:r>
      <w:r w:rsidR="00A20C82">
        <w:rPr>
          <w:rFonts w:ascii="Times New Roman" w:hAnsi="Times New Roman" w:cs="Times New Roman"/>
          <w:sz w:val="28"/>
          <w:szCs w:val="28"/>
        </w:rPr>
        <w:t>датафрейми</w:t>
      </w:r>
      <w:r w:rsidR="00A20C82" w:rsidRPr="00A20C82">
        <w:rPr>
          <w:rFonts w:ascii="Times New Roman" w:hAnsi="Times New Roman" w:cs="Times New Roman"/>
          <w:sz w:val="28"/>
          <w:szCs w:val="28"/>
        </w:rPr>
        <w:t>, щоб допомогти нам візуалізувати наші дані в 1-D, 2-D і 3-D просторі</w:t>
      </w:r>
      <w:r w:rsidR="00A20C82">
        <w:rPr>
          <w:rFonts w:ascii="Times New Roman" w:hAnsi="Times New Roman" w:cs="Times New Roman"/>
          <w:sz w:val="28"/>
          <w:szCs w:val="28"/>
        </w:rPr>
        <w:t xml:space="preserve"> (рис. 3.40)</w:t>
      </w:r>
    </w:p>
    <w:p w14:paraId="47DEBA6B" w14:textId="692B1525" w:rsidR="00A20C82" w:rsidRDefault="003070E2" w:rsidP="00A20C8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4D71C03" wp14:editId="1AD6D212">
            <wp:extent cx="6152515" cy="2620645"/>
            <wp:effectExtent l="0" t="0" r="635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30F4" w14:textId="3E45CD03" w:rsidR="00A20C82" w:rsidRDefault="00A20C82" w:rsidP="00A20C82">
      <w:pPr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3.40 – Код.</w:t>
      </w:r>
    </w:p>
    <w:p w14:paraId="16D6C914" w14:textId="0E7E8FB1" w:rsidR="003070E2" w:rsidRDefault="003070E2" w:rsidP="00A564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 п</w:t>
      </w:r>
      <w:r w:rsidRPr="003070E2">
        <w:rPr>
          <w:rFonts w:ascii="Times New Roman" w:hAnsi="Times New Roman" w:cs="Times New Roman"/>
          <w:sz w:val="28"/>
          <w:szCs w:val="28"/>
        </w:rPr>
        <w:t>ереймену</w:t>
      </w:r>
      <w:r>
        <w:rPr>
          <w:rFonts w:ascii="Times New Roman" w:hAnsi="Times New Roman" w:cs="Times New Roman"/>
          <w:sz w:val="28"/>
          <w:szCs w:val="28"/>
        </w:rPr>
        <w:t>ймо</w:t>
      </w:r>
      <w:r w:rsidRPr="003070E2">
        <w:rPr>
          <w:rFonts w:ascii="Times New Roman" w:hAnsi="Times New Roman" w:cs="Times New Roman"/>
          <w:sz w:val="28"/>
          <w:szCs w:val="28"/>
        </w:rPr>
        <w:t xml:space="preserve"> стовпці цих новостворених фреймів даних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3070E2">
        <w:rPr>
          <w:rFonts w:ascii="Times New Roman" w:hAnsi="Times New Roman" w:cs="Times New Roman"/>
          <w:sz w:val="28"/>
          <w:szCs w:val="28"/>
        </w:rPr>
        <w:t>об’єдн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3070E2">
        <w:rPr>
          <w:rFonts w:ascii="Times New Roman" w:hAnsi="Times New Roman" w:cs="Times New Roman"/>
          <w:sz w:val="28"/>
          <w:szCs w:val="28"/>
        </w:rPr>
        <w:t xml:space="preserve">ємо ці нещодавно створені </w:t>
      </w:r>
      <w:r>
        <w:rPr>
          <w:rFonts w:ascii="Times New Roman" w:hAnsi="Times New Roman" w:cs="Times New Roman"/>
          <w:sz w:val="28"/>
          <w:szCs w:val="28"/>
        </w:rPr>
        <w:t>датафрейми</w:t>
      </w:r>
      <w:r w:rsidRPr="003070E2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3070E2">
        <w:rPr>
          <w:rFonts w:ascii="Times New Roman" w:hAnsi="Times New Roman" w:cs="Times New Roman"/>
          <w:sz w:val="28"/>
          <w:szCs w:val="28"/>
        </w:rPr>
        <w:t>plotX</w:t>
      </w:r>
      <w:proofErr w:type="spellEnd"/>
      <w:r w:rsidRPr="003070E2">
        <w:rPr>
          <w:rFonts w:ascii="Times New Roman" w:hAnsi="Times New Roman" w:cs="Times New Roman"/>
          <w:sz w:val="28"/>
          <w:szCs w:val="28"/>
        </w:rPr>
        <w:t>, щоб</w:t>
      </w:r>
      <w:r>
        <w:rPr>
          <w:rFonts w:ascii="Times New Roman" w:hAnsi="Times New Roman" w:cs="Times New Roman"/>
          <w:sz w:val="28"/>
          <w:szCs w:val="28"/>
        </w:rPr>
        <w:t xml:space="preserve"> він</w:t>
      </w:r>
      <w:r w:rsidRPr="003070E2">
        <w:rPr>
          <w:rFonts w:ascii="Times New Roman" w:hAnsi="Times New Roman" w:cs="Times New Roman"/>
          <w:sz w:val="28"/>
          <w:szCs w:val="28"/>
        </w:rPr>
        <w:t xml:space="preserve"> міг </w:t>
      </w:r>
      <w:r>
        <w:rPr>
          <w:rFonts w:ascii="Times New Roman" w:hAnsi="Times New Roman" w:cs="Times New Roman"/>
          <w:sz w:val="28"/>
          <w:szCs w:val="28"/>
        </w:rPr>
        <w:t xml:space="preserve">їх </w:t>
      </w:r>
      <w:r w:rsidRPr="003070E2">
        <w:rPr>
          <w:rFonts w:ascii="Times New Roman" w:hAnsi="Times New Roman" w:cs="Times New Roman"/>
          <w:sz w:val="28"/>
          <w:szCs w:val="28"/>
        </w:rPr>
        <w:t>використовувати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70E2">
        <w:rPr>
          <w:rFonts w:ascii="Times New Roman" w:hAnsi="Times New Roman" w:cs="Times New Roman"/>
          <w:sz w:val="28"/>
          <w:szCs w:val="28"/>
        </w:rPr>
        <w:t>як стовпці.</w:t>
      </w:r>
      <w:r>
        <w:rPr>
          <w:rFonts w:ascii="Times New Roman" w:hAnsi="Times New Roman" w:cs="Times New Roman"/>
          <w:sz w:val="28"/>
          <w:szCs w:val="28"/>
        </w:rPr>
        <w:t xml:space="preserve"> Також </w:t>
      </w:r>
      <w:r w:rsidRPr="003070E2">
        <w:rPr>
          <w:rFonts w:ascii="Times New Roman" w:hAnsi="Times New Roman" w:cs="Times New Roman"/>
          <w:sz w:val="28"/>
          <w:szCs w:val="28"/>
        </w:rPr>
        <w:t xml:space="preserve">створюємо один новий стовпець для </w:t>
      </w:r>
      <w:proofErr w:type="spellStart"/>
      <w:r w:rsidRPr="003070E2">
        <w:rPr>
          <w:rFonts w:ascii="Times New Roman" w:hAnsi="Times New Roman" w:cs="Times New Roman"/>
          <w:sz w:val="28"/>
          <w:szCs w:val="28"/>
        </w:rPr>
        <w:t>plotX</w:t>
      </w:r>
      <w:proofErr w:type="spellEnd"/>
      <w:r w:rsidRPr="003070E2">
        <w:rPr>
          <w:rFonts w:ascii="Times New Roman" w:hAnsi="Times New Roman" w:cs="Times New Roman"/>
          <w:sz w:val="28"/>
          <w:szCs w:val="28"/>
        </w:rPr>
        <w:t>, щоб ми могли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070E2">
        <w:rPr>
          <w:rFonts w:ascii="Times New Roman" w:hAnsi="Times New Roman" w:cs="Times New Roman"/>
          <w:sz w:val="28"/>
          <w:szCs w:val="28"/>
        </w:rPr>
        <w:t>використовувати його для одновимірної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та </w:t>
      </w:r>
      <w:r w:rsidRPr="003070E2">
        <w:rPr>
          <w:rFonts w:ascii="Times New Roman" w:hAnsi="Times New Roman" w:cs="Times New Roman"/>
          <w:sz w:val="28"/>
          <w:szCs w:val="28"/>
        </w:rPr>
        <w:t xml:space="preserve">розділимо </w:t>
      </w:r>
      <w:proofErr w:type="spellStart"/>
      <w:r w:rsidRPr="003070E2">
        <w:rPr>
          <w:rFonts w:ascii="Times New Roman" w:hAnsi="Times New Roman" w:cs="Times New Roman"/>
          <w:sz w:val="28"/>
          <w:szCs w:val="28"/>
        </w:rPr>
        <w:t>plotX</w:t>
      </w:r>
      <w:proofErr w:type="spellEnd"/>
      <w:r w:rsidRPr="003070E2">
        <w:rPr>
          <w:rFonts w:ascii="Times New Roman" w:hAnsi="Times New Roman" w:cs="Times New Roman"/>
          <w:sz w:val="28"/>
          <w:szCs w:val="28"/>
        </w:rPr>
        <w:t xml:space="preserve">, на три нові </w:t>
      </w:r>
      <w:r>
        <w:rPr>
          <w:rFonts w:ascii="Times New Roman" w:hAnsi="Times New Roman" w:cs="Times New Roman"/>
          <w:sz w:val="28"/>
          <w:szCs w:val="28"/>
        </w:rPr>
        <w:t>датафрейми</w:t>
      </w:r>
      <w:r w:rsidRPr="003070E2">
        <w:rPr>
          <w:rFonts w:ascii="Times New Roman" w:hAnsi="Times New Roman" w:cs="Times New Roman"/>
          <w:sz w:val="28"/>
          <w:szCs w:val="28"/>
        </w:rPr>
        <w:t>.</w:t>
      </w:r>
      <w:r w:rsidR="00E82D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070E2">
        <w:rPr>
          <w:rFonts w:ascii="Times New Roman" w:hAnsi="Times New Roman" w:cs="Times New Roman"/>
          <w:sz w:val="28"/>
          <w:szCs w:val="28"/>
        </w:rPr>
        <w:t xml:space="preserve">Кожен із цих нових фреймів даних буде містити всі значення, що містяться в одному з кластерів. Наприклад, усі значення, що </w:t>
      </w:r>
      <w:r w:rsidRPr="003070E2">
        <w:rPr>
          <w:rFonts w:ascii="Times New Roman" w:hAnsi="Times New Roman" w:cs="Times New Roman"/>
          <w:sz w:val="28"/>
          <w:szCs w:val="28"/>
        </w:rPr>
        <w:lastRenderedPageBreak/>
        <w:t xml:space="preserve">містяться в </w:t>
      </w:r>
      <w:r w:rsidR="00E82DB8">
        <w:rPr>
          <w:rFonts w:ascii="Times New Roman" w:hAnsi="Times New Roman" w:cs="Times New Roman"/>
          <w:sz w:val="28"/>
          <w:szCs w:val="28"/>
          <w:lang w:val="ru-RU"/>
        </w:rPr>
        <w:t>датафрейм</w:t>
      </w:r>
      <w:r w:rsidR="00E82DB8">
        <w:rPr>
          <w:rFonts w:ascii="Times New Roman" w:hAnsi="Times New Roman" w:cs="Times New Roman"/>
          <w:sz w:val="28"/>
          <w:szCs w:val="28"/>
        </w:rPr>
        <w:t>і</w:t>
      </w:r>
      <w:r w:rsidRPr="003070E2">
        <w:rPr>
          <w:rFonts w:ascii="Times New Roman" w:hAnsi="Times New Roman" w:cs="Times New Roman"/>
          <w:sz w:val="28"/>
          <w:szCs w:val="28"/>
        </w:rPr>
        <w:t xml:space="preserve">, cluster0, належатимуть до «кластеру 0», а всі значення, що містяться в </w:t>
      </w:r>
      <w:r w:rsidR="00E82DB8">
        <w:rPr>
          <w:rFonts w:ascii="Times New Roman" w:hAnsi="Times New Roman" w:cs="Times New Roman"/>
          <w:sz w:val="28"/>
          <w:szCs w:val="28"/>
        </w:rPr>
        <w:t>датафреймі</w:t>
      </w:r>
      <w:r w:rsidRPr="003070E2">
        <w:rPr>
          <w:rFonts w:ascii="Times New Roman" w:hAnsi="Times New Roman" w:cs="Times New Roman"/>
          <w:sz w:val="28"/>
          <w:szCs w:val="28"/>
        </w:rPr>
        <w:t>, cluster1, належатимуть «кластеру 1» тощо</w:t>
      </w:r>
      <w:r w:rsidR="00E82DB8">
        <w:rPr>
          <w:rFonts w:ascii="Times New Roman" w:hAnsi="Times New Roman" w:cs="Times New Roman"/>
          <w:sz w:val="28"/>
          <w:szCs w:val="28"/>
        </w:rPr>
        <w:t xml:space="preserve"> (рис. 3.41)</w:t>
      </w:r>
      <w:r w:rsidRPr="003070E2">
        <w:rPr>
          <w:rFonts w:ascii="Times New Roman" w:hAnsi="Times New Roman" w:cs="Times New Roman"/>
          <w:sz w:val="28"/>
          <w:szCs w:val="28"/>
        </w:rPr>
        <w:t>.</w:t>
      </w:r>
    </w:p>
    <w:p w14:paraId="285B2177" w14:textId="74AB8E6B" w:rsidR="00E82DB8" w:rsidRDefault="00E82DB8" w:rsidP="00E82DB8">
      <w:pPr>
        <w:ind w:firstLine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9B9F25" wp14:editId="553BDD74">
            <wp:extent cx="6152515" cy="1868170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928F" w14:textId="639D7B55" w:rsidR="00E82DB8" w:rsidRDefault="00E82DB8" w:rsidP="00E82DB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3.41 – Код.</w:t>
      </w:r>
    </w:p>
    <w:p w14:paraId="2B9152AF" w14:textId="431B33AD" w:rsidR="00E82DB8" w:rsidRDefault="00E82DB8" w:rsidP="00A564C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E82DB8">
        <w:rPr>
          <w:rFonts w:ascii="Times New Roman" w:hAnsi="Times New Roman" w:cs="Times New Roman"/>
          <w:sz w:val="28"/>
          <w:szCs w:val="28"/>
        </w:rPr>
        <w:t>На графіку нижче показано наші три оригінальні кластери в єдиному вимірі, створеному T-SNE для одновимірної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(рис. 3.42)</w:t>
      </w:r>
    </w:p>
    <w:p w14:paraId="2B996EE4" w14:textId="059A4586" w:rsidR="00E82DB8" w:rsidRDefault="00E82DB8" w:rsidP="00E82DB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3EA2BC" wp14:editId="53C5BAD6">
            <wp:extent cx="6152515" cy="3064510"/>
            <wp:effectExtent l="0" t="0" r="635" b="254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D8B6" w14:textId="4F42436B" w:rsidR="00E82DB8" w:rsidRDefault="00E82DB8" w:rsidP="00E82DB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3.42</w:t>
      </w:r>
    </w:p>
    <w:p w14:paraId="3C214ACB" w14:textId="4A46B98F" w:rsidR="00E82DB8" w:rsidRDefault="00E82DB8" w:rsidP="00A564C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E82DB8">
        <w:rPr>
          <w:rFonts w:ascii="Times New Roman" w:hAnsi="Times New Roman" w:cs="Times New Roman"/>
          <w:sz w:val="28"/>
          <w:szCs w:val="28"/>
        </w:rPr>
        <w:t>Наступний графік відображає три кластери у двох вимірах, створених T-SNE для двовимірної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(рис. 3.43).</w:t>
      </w:r>
    </w:p>
    <w:p w14:paraId="1649735A" w14:textId="116EAEE8" w:rsidR="00E82DB8" w:rsidRDefault="00E82DB8" w:rsidP="00E82DB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31B91D" wp14:editId="74418A97">
            <wp:extent cx="6152515" cy="3053715"/>
            <wp:effectExtent l="0" t="0" r="63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AB0F" w14:textId="32837D44" w:rsidR="00E82DB8" w:rsidRDefault="00E82DB8" w:rsidP="00E82DB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3.43</w:t>
      </w:r>
    </w:p>
    <w:p w14:paraId="79697B55" w14:textId="4607A7A8" w:rsidR="00E82DB8" w:rsidRDefault="00E82DB8" w:rsidP="00A564C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E82DB8">
        <w:rPr>
          <w:rFonts w:ascii="Times New Roman" w:hAnsi="Times New Roman" w:cs="Times New Roman"/>
          <w:sz w:val="28"/>
          <w:szCs w:val="28"/>
        </w:rPr>
        <w:t>Цей останній графік нижче відображає наші кластери у трьох вимірах, створених T-SNE для 3-D візуалізації</w:t>
      </w:r>
      <w:r>
        <w:rPr>
          <w:rFonts w:ascii="Times New Roman" w:hAnsi="Times New Roman" w:cs="Times New Roman"/>
          <w:sz w:val="28"/>
          <w:szCs w:val="28"/>
        </w:rPr>
        <w:t xml:space="preserve"> (рис 3.44)</w:t>
      </w:r>
    </w:p>
    <w:p w14:paraId="2EB7C068" w14:textId="513BDBC1" w:rsidR="00E82DB8" w:rsidRDefault="00E82DB8" w:rsidP="00C9305E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235F7F" wp14:editId="16053832">
            <wp:extent cx="6152515" cy="2827655"/>
            <wp:effectExtent l="0" t="0" r="63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4AFE" w14:textId="307AD126" w:rsidR="00C9305E" w:rsidRDefault="00C9305E" w:rsidP="00C9305E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3.44.</w:t>
      </w:r>
    </w:p>
    <w:p w14:paraId="72B66EAD" w14:textId="77777777" w:rsidR="00C9305E" w:rsidRDefault="00C9305E" w:rsidP="00C9305E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</w:p>
    <w:p w14:paraId="3D02362D" w14:textId="484AE098" w:rsidR="00F24955" w:rsidRPr="00A564CE" w:rsidRDefault="00C9305E" w:rsidP="00A564C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C9305E">
        <w:rPr>
          <w:rFonts w:ascii="Times New Roman" w:hAnsi="Times New Roman" w:cs="Times New Roman"/>
          <w:sz w:val="28"/>
          <w:szCs w:val="28"/>
        </w:rPr>
        <w:lastRenderedPageBreak/>
        <w:t>Алгоритм T-SNE також зробив досить гідну роботу з візуалізацією кластерів. Але було кілька помітних відмінностей під час порівняння отриманих графіків із результатами PCA.</w:t>
      </w:r>
    </w:p>
    <w:p w14:paraId="69907C28" w14:textId="2E0626FB" w:rsidR="00C8445E" w:rsidRDefault="00C8445E" w:rsidP="004D14A1">
      <w:pPr>
        <w:pStyle w:val="8"/>
      </w:pPr>
      <w:bookmarkStart w:id="14" w:name="Висновки_щодо"/>
      <w:r w:rsidRPr="00F07330">
        <w:t>Висновки щодо якості побудованих моделей</w:t>
      </w:r>
      <w:r w:rsidR="00C33BEC">
        <w:t xml:space="preserve"> </w:t>
      </w:r>
    </w:p>
    <w:p w14:paraId="7FB202C2" w14:textId="02F42307" w:rsidR="00C33BEC" w:rsidRPr="00C33BEC" w:rsidRDefault="00C33BEC" w:rsidP="00FF696E">
      <w:pPr>
        <w:ind w:firstLine="0"/>
        <w:rPr>
          <w:rFonts w:ascii="Times New Roman" w:hAnsi="Times New Roman" w:cs="Times New Roman"/>
          <w:sz w:val="28"/>
          <w:szCs w:val="28"/>
        </w:rPr>
      </w:pPr>
      <w:r w:rsidRPr="00C33BEC">
        <w:rPr>
          <w:rFonts w:ascii="Times New Roman" w:hAnsi="Times New Roman" w:cs="Times New Roman"/>
          <w:sz w:val="28"/>
          <w:szCs w:val="28"/>
        </w:rPr>
        <w:t>Отже, візуалізація результатів роботи алгоритмів виглядає так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.16,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.21, </w:t>
      </w:r>
      <w:r w:rsidR="00C53B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.24)</w:t>
      </w:r>
    </w:p>
    <w:bookmarkEnd w:id="14"/>
    <w:p w14:paraId="4180E572" w14:textId="0D7A6398" w:rsidR="00C33BEC" w:rsidRDefault="003B0862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D3113C" wp14:editId="7B336590">
            <wp:extent cx="4434457" cy="2895600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35567" cy="28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64BC" w14:textId="236F4AE2" w:rsidR="00C33BEC" w:rsidRDefault="00C33BEC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.1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Візуалізація результату кластеризації алгоритмом К-середніх.</w:t>
      </w:r>
    </w:p>
    <w:p w14:paraId="2FBAAB6F" w14:textId="3957E8F4" w:rsidR="00C8445E" w:rsidRDefault="00C8445E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44C67B" wp14:editId="27711B5E">
            <wp:extent cx="4381500" cy="2911328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82770" cy="291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A7A5" w14:textId="1B5F4F59" w:rsidR="00C33BEC" w:rsidRDefault="00C33BEC" w:rsidP="00C33BEC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Код для візуалізації результатів Ієрархічної кластеризації.</w:t>
      </w:r>
    </w:p>
    <w:p w14:paraId="536CBBC5" w14:textId="1A663705" w:rsidR="00AB46DF" w:rsidRPr="00AB46DF" w:rsidRDefault="00AB46DF" w:rsidP="00A564CE">
      <w:pPr>
        <w:rPr>
          <w:rFonts w:ascii="Times New Roman" w:eastAsia="Times New Roman" w:hAnsi="Times New Roman" w:cs="Times New Roman"/>
          <w:sz w:val="28"/>
          <w:szCs w:val="28"/>
        </w:rPr>
      </w:pPr>
      <w:r w:rsidRPr="00AB46DF">
        <w:rPr>
          <w:rFonts w:ascii="Times New Roman" w:eastAsia="Times New Roman" w:hAnsi="Times New Roman" w:cs="Times New Roman"/>
          <w:sz w:val="28"/>
          <w:szCs w:val="28"/>
        </w:rPr>
        <w:t>Як ми знаємо, кластеризація — це суб’єктивний статистичний аналіз, і для кожного набору даних і типу проблеми існує більше одного відповідного алгоритму. Отже, яка практична відмінність між K-середнім та ієрархічним алгоритмом?</w:t>
      </w:r>
    </w:p>
    <w:p w14:paraId="0D6C4AF6" w14:textId="727C0E6B" w:rsidR="00AB46DF" w:rsidRPr="00AB46DF" w:rsidRDefault="00AB46DF" w:rsidP="00A564CE">
      <w:pPr>
        <w:rPr>
          <w:rFonts w:ascii="Times New Roman" w:eastAsia="Times New Roman" w:hAnsi="Times New Roman" w:cs="Times New Roman"/>
          <w:sz w:val="28"/>
          <w:szCs w:val="28"/>
        </w:rPr>
      </w:pPr>
      <w:r w:rsidRPr="00AB46DF">
        <w:rPr>
          <w:rFonts w:ascii="Times New Roman" w:eastAsia="Times New Roman" w:hAnsi="Times New Roman" w:cs="Times New Roman"/>
          <w:sz w:val="28"/>
          <w:szCs w:val="28"/>
        </w:rPr>
        <w:t xml:space="preserve">Якщо в наборі даних є певна кількість кластерів, але група, до якої вони належать, невідома, </w:t>
      </w:r>
      <w:r>
        <w:rPr>
          <w:rFonts w:ascii="Times New Roman" w:eastAsia="Times New Roman" w:hAnsi="Times New Roman" w:cs="Times New Roman"/>
          <w:sz w:val="28"/>
          <w:szCs w:val="28"/>
        </w:rPr>
        <w:t>краще об</w:t>
      </w:r>
      <w:r w:rsidR="00C46AD7">
        <w:rPr>
          <w:rFonts w:ascii="Times New Roman" w:eastAsia="Times New Roman" w:hAnsi="Times New Roman" w:cs="Times New Roman"/>
          <w:sz w:val="28"/>
          <w:szCs w:val="28"/>
        </w:rPr>
        <w:t>рати алгоритм</w:t>
      </w:r>
      <w:r w:rsidRPr="00AB46DF">
        <w:rPr>
          <w:rFonts w:ascii="Times New Roman" w:eastAsia="Times New Roman" w:hAnsi="Times New Roman" w:cs="Times New Roman"/>
          <w:sz w:val="28"/>
          <w:szCs w:val="28"/>
        </w:rPr>
        <w:t xml:space="preserve"> K-середніх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E848368" w14:textId="77777777" w:rsidR="00AB46DF" w:rsidRPr="00AB46DF" w:rsidRDefault="00AB46DF" w:rsidP="00A564CE">
      <w:pPr>
        <w:rPr>
          <w:rFonts w:ascii="Times New Roman" w:eastAsia="Times New Roman" w:hAnsi="Times New Roman" w:cs="Times New Roman"/>
          <w:sz w:val="28"/>
          <w:szCs w:val="28"/>
        </w:rPr>
      </w:pPr>
      <w:r w:rsidRPr="00AB46DF">
        <w:rPr>
          <w:rFonts w:ascii="Times New Roman" w:eastAsia="Times New Roman" w:hAnsi="Times New Roman" w:cs="Times New Roman"/>
          <w:sz w:val="28"/>
          <w:szCs w:val="28"/>
        </w:rPr>
        <w:t>Якщо відмінності засновані на попередніх переконаннях, для визначення кількості кластерів слід використовувати ієрархічну кластеризацію.</w:t>
      </w:r>
    </w:p>
    <w:p w14:paraId="1E8D9A4E" w14:textId="3F248F23" w:rsidR="00AB46DF" w:rsidRDefault="00AB46DF" w:rsidP="00A564CE">
      <w:pPr>
        <w:rPr>
          <w:rFonts w:ascii="Times New Roman" w:eastAsia="Times New Roman" w:hAnsi="Times New Roman" w:cs="Times New Roman"/>
          <w:sz w:val="28"/>
          <w:szCs w:val="28"/>
        </w:rPr>
      </w:pPr>
      <w:r w:rsidRPr="00AB46DF">
        <w:rPr>
          <w:rFonts w:ascii="Times New Roman" w:eastAsia="Times New Roman" w:hAnsi="Times New Roman" w:cs="Times New Roman"/>
          <w:sz w:val="28"/>
          <w:szCs w:val="28"/>
        </w:rPr>
        <w:t>Завдяки великій кількості змінних K-середні обчислюються швидше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2A78A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AB46DF">
        <w:rPr>
          <w:rFonts w:ascii="Times New Roman" w:eastAsia="Times New Roman" w:hAnsi="Times New Roman" w:cs="Times New Roman"/>
          <w:sz w:val="28"/>
          <w:szCs w:val="28"/>
        </w:rPr>
        <w:t xml:space="preserve">Результат K-середніх є неструктурованим, </w:t>
      </w:r>
      <w:r w:rsidR="00C46AD7">
        <w:rPr>
          <w:rFonts w:ascii="Times New Roman" w:eastAsia="Times New Roman" w:hAnsi="Times New Roman" w:cs="Times New Roman"/>
          <w:sz w:val="28"/>
          <w:szCs w:val="28"/>
        </w:rPr>
        <w:t>в той час як</w:t>
      </w:r>
      <w:r w:rsidRPr="00AB46DF">
        <w:rPr>
          <w:rFonts w:ascii="Times New Roman" w:eastAsia="Times New Roman" w:hAnsi="Times New Roman" w:cs="Times New Roman"/>
          <w:sz w:val="28"/>
          <w:szCs w:val="28"/>
        </w:rPr>
        <w:t xml:space="preserve"> ієрархічний результат є більш інтерпретованим та інформативним</w:t>
      </w:r>
      <w:r w:rsidR="002A78AE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FFA3F5F" w14:textId="3E21E37D" w:rsidR="00AB46DF" w:rsidRDefault="00AB46DF" w:rsidP="00A564CE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алгоритму К-середніх в</w:t>
      </w:r>
      <w:r w:rsidRPr="00AB46DF">
        <w:rPr>
          <w:rFonts w:ascii="Times New Roman" w:eastAsia="Times New Roman" w:hAnsi="Times New Roman" w:cs="Times New Roman"/>
          <w:sz w:val="28"/>
          <w:szCs w:val="28"/>
        </w:rPr>
        <w:t xml:space="preserve">изначити кількість кластерів легше за </w:t>
      </w:r>
      <w:r>
        <w:rPr>
          <w:rFonts w:ascii="Times New Roman" w:eastAsia="Times New Roman" w:hAnsi="Times New Roman" w:cs="Times New Roman"/>
          <w:sz w:val="28"/>
          <w:szCs w:val="28"/>
        </w:rPr>
        <w:t>методом ліктя.</w:t>
      </w:r>
      <w:r w:rsidR="009F60B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ієрархічної - </w:t>
      </w:r>
      <w:r w:rsidRPr="00AB46DF">
        <w:rPr>
          <w:rFonts w:ascii="Times New Roman" w:eastAsia="Times New Roman" w:hAnsi="Times New Roman" w:cs="Times New Roman"/>
          <w:sz w:val="28"/>
          <w:szCs w:val="28"/>
        </w:rPr>
        <w:t>легше за дендрограмою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D1CC4B" w14:textId="18232D37" w:rsidR="002C2E8F" w:rsidRPr="002C2E8F" w:rsidRDefault="002C2E8F" w:rsidP="00A564CE">
      <w:pPr>
        <w:rPr>
          <w:rFonts w:ascii="Times New Roman" w:eastAsia="Times New Roman" w:hAnsi="Times New Roman" w:cs="Times New Roman"/>
          <w:sz w:val="28"/>
          <w:szCs w:val="28"/>
        </w:rPr>
      </w:pPr>
      <w:r w:rsidRPr="002C2E8F">
        <w:rPr>
          <w:rFonts w:ascii="Times New Roman" w:eastAsia="Times New Roman" w:hAnsi="Times New Roman" w:cs="Times New Roman"/>
          <w:sz w:val="28"/>
          <w:szCs w:val="28"/>
        </w:rPr>
        <w:lastRenderedPageBreak/>
        <w:t>Ієрархічна кластеризація не може добре обробляти великі дані, але кластеризація K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2C2E8F">
        <w:rPr>
          <w:rFonts w:ascii="Times New Roman" w:eastAsia="Times New Roman" w:hAnsi="Times New Roman" w:cs="Times New Roman"/>
          <w:sz w:val="28"/>
          <w:szCs w:val="28"/>
        </w:rPr>
        <w:t>Means</w:t>
      </w:r>
      <w:proofErr w:type="spellEnd"/>
      <w:r w:rsidRPr="002C2E8F">
        <w:rPr>
          <w:rFonts w:ascii="Times New Roman" w:eastAsia="Times New Roman" w:hAnsi="Times New Roman" w:cs="Times New Roman"/>
          <w:sz w:val="28"/>
          <w:szCs w:val="28"/>
        </w:rPr>
        <w:t xml:space="preserve"> може. Це пояснюється тим, що часова складність K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2C2E8F">
        <w:rPr>
          <w:rFonts w:ascii="Times New Roman" w:eastAsia="Times New Roman" w:hAnsi="Times New Roman" w:cs="Times New Roman"/>
          <w:sz w:val="28"/>
          <w:szCs w:val="28"/>
        </w:rPr>
        <w:t>Means</w:t>
      </w:r>
      <w:proofErr w:type="spellEnd"/>
      <w:r w:rsidRPr="002C2E8F">
        <w:rPr>
          <w:rFonts w:ascii="Times New Roman" w:eastAsia="Times New Roman" w:hAnsi="Times New Roman" w:cs="Times New Roman"/>
          <w:sz w:val="28"/>
          <w:szCs w:val="28"/>
        </w:rPr>
        <w:t xml:space="preserve"> є лінійною, тобто O(n), тоді як ієрархічна кластеризація є квадратичною, тобто O(n2).</w:t>
      </w:r>
    </w:p>
    <w:p w14:paraId="352104B8" w14:textId="2E9ED516" w:rsidR="002C2E8F" w:rsidRPr="002C2E8F" w:rsidRDefault="002C2E8F" w:rsidP="00A564CE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C2E8F">
        <w:rPr>
          <w:rFonts w:ascii="Times New Roman" w:eastAsia="Times New Roman" w:hAnsi="Times New Roman" w:cs="Times New Roman"/>
          <w:sz w:val="28"/>
          <w:szCs w:val="28"/>
        </w:rPr>
        <w:t>У кластеризації K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proofErr w:type="spellStart"/>
      <w:r w:rsidRPr="002C2E8F">
        <w:rPr>
          <w:rFonts w:ascii="Times New Roman" w:eastAsia="Times New Roman" w:hAnsi="Times New Roman" w:cs="Times New Roman"/>
          <w:sz w:val="28"/>
          <w:szCs w:val="28"/>
        </w:rPr>
        <w:t>Means</w:t>
      </w:r>
      <w:proofErr w:type="spellEnd"/>
      <w:r w:rsidRPr="002C2E8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якщо</w:t>
      </w:r>
      <w:r w:rsidRPr="002C2E8F">
        <w:rPr>
          <w:rFonts w:ascii="Times New Roman" w:eastAsia="Times New Roman" w:hAnsi="Times New Roman" w:cs="Times New Roman"/>
          <w:sz w:val="28"/>
          <w:szCs w:val="28"/>
        </w:rPr>
        <w:t xml:space="preserve"> ми починаємо з випадкового вибору кластерів, результати, отримані при багаторазовому запуску алгоритму, можуть відрізнятися.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Також алгоритм </w:t>
      </w:r>
      <w:r w:rsidRPr="002C2E8F">
        <w:rPr>
          <w:rFonts w:ascii="Times New Roman" w:eastAsia="Times New Roman" w:hAnsi="Times New Roman" w:cs="Times New Roman"/>
          <w:sz w:val="28"/>
          <w:szCs w:val="28"/>
        </w:rPr>
        <w:t>K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Pr="002C2E8F">
        <w:rPr>
          <w:rFonts w:ascii="Times New Roman" w:eastAsia="Times New Roman" w:hAnsi="Times New Roman" w:cs="Times New Roman"/>
          <w:sz w:val="28"/>
          <w:szCs w:val="28"/>
        </w:rPr>
        <w:t>Середні</w:t>
      </w:r>
      <w:r>
        <w:rPr>
          <w:rFonts w:ascii="Times New Roman" w:eastAsia="Times New Roman" w:hAnsi="Times New Roman" w:cs="Times New Roman"/>
          <w:sz w:val="28"/>
          <w:szCs w:val="28"/>
        </w:rPr>
        <w:t>х</w:t>
      </w:r>
      <w:r w:rsidRPr="002C2E8F">
        <w:rPr>
          <w:rFonts w:ascii="Times New Roman" w:eastAsia="Times New Roman" w:hAnsi="Times New Roman" w:cs="Times New Roman"/>
          <w:sz w:val="28"/>
          <w:szCs w:val="28"/>
        </w:rPr>
        <w:t xml:space="preserve"> добре прац</w:t>
      </w:r>
      <w:r>
        <w:rPr>
          <w:rFonts w:ascii="Times New Roman" w:eastAsia="Times New Roman" w:hAnsi="Times New Roman" w:cs="Times New Roman"/>
          <w:sz w:val="28"/>
          <w:szCs w:val="28"/>
        </w:rPr>
        <w:t>ює</w:t>
      </w:r>
      <w:r w:rsidRPr="002C2E8F">
        <w:rPr>
          <w:rFonts w:ascii="Times New Roman" w:eastAsia="Times New Roman" w:hAnsi="Times New Roman" w:cs="Times New Roman"/>
          <w:sz w:val="28"/>
          <w:szCs w:val="28"/>
        </w:rPr>
        <w:t xml:space="preserve">, коли форма кластерів є </w:t>
      </w:r>
      <w:proofErr w:type="spellStart"/>
      <w:r w:rsidRPr="002C2E8F">
        <w:rPr>
          <w:rFonts w:ascii="Times New Roman" w:eastAsia="Times New Roman" w:hAnsi="Times New Roman" w:cs="Times New Roman"/>
          <w:sz w:val="28"/>
          <w:szCs w:val="28"/>
        </w:rPr>
        <w:t>гіперсферичною</w:t>
      </w:r>
      <w:proofErr w:type="spellEnd"/>
      <w:r w:rsidRPr="002C2E8F">
        <w:rPr>
          <w:rFonts w:ascii="Times New Roman" w:eastAsia="Times New Roman" w:hAnsi="Times New Roman" w:cs="Times New Roman"/>
          <w:sz w:val="28"/>
          <w:szCs w:val="28"/>
        </w:rPr>
        <w:t xml:space="preserve"> (наприклад, коло в 2D, сфера в 3D).</w:t>
      </w:r>
    </w:p>
    <w:p w14:paraId="120B57D6" w14:textId="2BAF9BB1" w:rsidR="00AB46DF" w:rsidRDefault="00AB46DF" w:rsidP="00C46AD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A25174" wp14:editId="7A1BD961">
            <wp:extent cx="3032760" cy="288154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9150" cy="288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1E0D" w14:textId="1E6C93DF" w:rsidR="009F5FFC" w:rsidRDefault="00C46AD7" w:rsidP="002C2E8F">
      <w:pPr>
        <w:spacing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</w:t>
      </w:r>
      <w:r w:rsidR="00C53BBF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>.2</w:t>
      </w:r>
      <w:r w:rsidR="00707EE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Візуалізація результату роботи алгоритму нечітких С-середніх.</w:t>
      </w:r>
    </w:p>
    <w:p w14:paraId="366A601A" w14:textId="7B970F71" w:rsidR="009F5FFC" w:rsidRDefault="009F5FFC" w:rsidP="00A564CE">
      <w:pPr>
        <w:spacing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Алгоритм нечітких С-середніх кардинально відрізняється від алгоритму К-середніх та ієрархічного алгоритму, так як відноситься до алгоритмів «м’якої» кластеризації.</w:t>
      </w:r>
      <w:r w:rsidR="002C2E8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C2E8F" w:rsidRPr="002C2E8F">
        <w:rPr>
          <w:rFonts w:ascii="Times New Roman" w:eastAsia="Times New Roman" w:hAnsi="Times New Roman" w:cs="Times New Roman"/>
          <w:sz w:val="28"/>
          <w:szCs w:val="28"/>
        </w:rPr>
        <w:t xml:space="preserve">Кластеризацію нечітких c-середніх можна вважати кращим алгоритмом порівняно з алгоритмом k-середніх. На відміну від алгоритму k-середніх, де точки даних належать виключно одному кластеру, у випадку нечіткого алгоритму c-середніх точка даних може належати більш ніж одному </w:t>
      </w:r>
      <w:r w:rsidR="002C2E8F" w:rsidRPr="002C2E8F">
        <w:rPr>
          <w:rFonts w:ascii="Times New Roman" w:eastAsia="Times New Roman" w:hAnsi="Times New Roman" w:cs="Times New Roman"/>
          <w:sz w:val="28"/>
          <w:szCs w:val="28"/>
        </w:rPr>
        <w:lastRenderedPageBreak/>
        <w:t>кластеру з</w:t>
      </w:r>
      <w:r w:rsidR="002C2E8F">
        <w:rPr>
          <w:rFonts w:ascii="Times New Roman" w:eastAsia="Times New Roman" w:hAnsi="Times New Roman" w:cs="Times New Roman"/>
          <w:sz w:val="28"/>
          <w:szCs w:val="28"/>
        </w:rPr>
        <w:t>а</w:t>
      </w:r>
      <w:r w:rsidR="002C2E8F" w:rsidRPr="002C2E8F">
        <w:rPr>
          <w:rFonts w:ascii="Times New Roman" w:eastAsia="Times New Roman" w:hAnsi="Times New Roman" w:cs="Times New Roman"/>
          <w:sz w:val="28"/>
          <w:szCs w:val="28"/>
        </w:rPr>
        <w:t xml:space="preserve"> імовірністю. Кластеризація нечітких c-середніх дає порівняно кращі результати для </w:t>
      </w:r>
      <w:r w:rsidR="00DF67B6">
        <w:rPr>
          <w:rFonts w:ascii="Times New Roman" w:eastAsia="Times New Roman" w:hAnsi="Times New Roman" w:cs="Times New Roman"/>
          <w:sz w:val="28"/>
          <w:szCs w:val="28"/>
        </w:rPr>
        <w:t xml:space="preserve">окремих </w:t>
      </w:r>
      <w:r w:rsidR="002C2E8F" w:rsidRPr="002C2E8F">
        <w:rPr>
          <w:rFonts w:ascii="Times New Roman" w:eastAsia="Times New Roman" w:hAnsi="Times New Roman" w:cs="Times New Roman"/>
          <w:sz w:val="28"/>
          <w:szCs w:val="28"/>
        </w:rPr>
        <w:t>наборів даних.</w:t>
      </w:r>
      <w:r w:rsidR="00D85E19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</w:p>
    <w:p w14:paraId="252CDFCF" w14:textId="50818AD8" w:rsidR="00A564CE" w:rsidRPr="00C9305E" w:rsidRDefault="00A564CE" w:rsidP="00A564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Щодо кластеризації з багатьма параметрами, то о</w:t>
      </w:r>
      <w:r w:rsidRPr="00C9305E">
        <w:rPr>
          <w:rFonts w:ascii="Times New Roman" w:hAnsi="Times New Roman" w:cs="Times New Roman"/>
          <w:sz w:val="28"/>
          <w:szCs w:val="28"/>
        </w:rPr>
        <w:t>дна з основних відмінностей між графіками, створеними PCA і T-SNE, полягає в тому, що на графіках T-SNE, здавалося, кластери накладаються один на одного більше, ніж на графіках PCA. Наприклад, якщо ви подивитеся на 2-вимірну діаграму, сформовану з PCA, ви побачите окремі секції точок даних зі строгими видимими межами. Тоді як, якщо ви подивитеся на двовимірну діаграму, сформовану з T-SNE, ви, знову ж таки, побачите секції, сформовані всередині точок даних, але цього разу точки даних між кожним кластером, здається, «змішуються» і більше перекриваються.</w:t>
      </w:r>
    </w:p>
    <w:p w14:paraId="4592DFA4" w14:textId="77777777" w:rsidR="00A564CE" w:rsidRPr="00C9305E" w:rsidRDefault="00A564CE" w:rsidP="00A564CE">
      <w:pPr>
        <w:rPr>
          <w:rFonts w:ascii="Times New Roman" w:hAnsi="Times New Roman" w:cs="Times New Roman"/>
          <w:sz w:val="28"/>
          <w:szCs w:val="28"/>
        </w:rPr>
      </w:pPr>
      <w:r w:rsidRPr="00C9305E">
        <w:rPr>
          <w:rFonts w:ascii="Times New Roman" w:hAnsi="Times New Roman" w:cs="Times New Roman"/>
          <w:sz w:val="28"/>
          <w:szCs w:val="28"/>
        </w:rPr>
        <w:t>Іншою основною відмінністю між графіками, створеними PCA, і графіками, створеними T-SNE, є форма. Оскільки і PCA, і T-SNE виконують зменшення розмірності дуже різними способами (і з різними цілями), результуюча форма або розподіл точок, створених алгоритмами, майже завжди будуть дуже різними.</w:t>
      </w:r>
    </w:p>
    <w:p w14:paraId="2E9A6F72" w14:textId="77777777" w:rsidR="00A564CE" w:rsidRPr="00191C64" w:rsidRDefault="00A564CE" w:rsidP="00A564CE">
      <w:pPr>
        <w:rPr>
          <w:rFonts w:ascii="Times New Roman" w:hAnsi="Times New Roman" w:cs="Times New Roman"/>
          <w:sz w:val="28"/>
          <w:szCs w:val="28"/>
        </w:rPr>
      </w:pPr>
      <w:r w:rsidRPr="00C9305E">
        <w:rPr>
          <w:rFonts w:ascii="Times New Roman" w:hAnsi="Times New Roman" w:cs="Times New Roman"/>
          <w:sz w:val="28"/>
          <w:szCs w:val="28"/>
        </w:rPr>
        <w:t xml:space="preserve">Майте на увазі, що графіки, отримані в результаті алгоритму T-SNE, досить різноманітні, оскільки вони дуже сильно залежать від значення, вибраного для </w:t>
      </w:r>
      <w:r>
        <w:rPr>
          <w:rFonts w:ascii="Times New Roman" w:hAnsi="Times New Roman" w:cs="Times New Roman"/>
          <w:sz w:val="28"/>
          <w:szCs w:val="28"/>
        </w:rPr>
        <w:t xml:space="preserve">гіперпараметру </w:t>
      </w:r>
      <w:r w:rsidRPr="00C9305E">
        <w:rPr>
          <w:rFonts w:ascii="Times New Roman" w:hAnsi="Times New Roman" w:cs="Times New Roman"/>
          <w:sz w:val="28"/>
          <w:szCs w:val="28"/>
        </w:rPr>
        <w:t>заплутаності.</w:t>
      </w:r>
    </w:p>
    <w:p w14:paraId="6D38554A" w14:textId="77777777" w:rsidR="00A564CE" w:rsidRPr="00D85E19" w:rsidRDefault="00A564CE" w:rsidP="00D85E19">
      <w:pPr>
        <w:spacing w:after="24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0AF49897" w14:textId="77777777" w:rsidR="00C46AD7" w:rsidRPr="00C8445E" w:rsidRDefault="00C46AD7" w:rsidP="00C46AD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bookmarkEnd w:id="12"/>
    <w:p w14:paraId="3F4953DA" w14:textId="29BB7CD2" w:rsidR="00C80FF4" w:rsidRDefault="00C80FF4" w:rsidP="00D73F06">
      <w:pPr>
        <w:pStyle w:val="7"/>
      </w:pPr>
      <w:r w:rsidRPr="00587D08">
        <w:br w:type="page"/>
      </w:r>
      <w:bookmarkStart w:id="15" w:name="висн"/>
      <w:r w:rsidRPr="001F2336">
        <w:lastRenderedPageBreak/>
        <w:t>ВИСНОВКИ</w:t>
      </w:r>
    </w:p>
    <w:bookmarkEnd w:id="15"/>
    <w:p w14:paraId="18B0560A" w14:textId="77777777" w:rsidR="001B6D73" w:rsidRPr="001B6D73" w:rsidRDefault="001B6D73" w:rsidP="001B6D73"/>
    <w:p w14:paraId="52D4CB2F" w14:textId="527C8160" w:rsidR="009060AE" w:rsidRPr="001F2336" w:rsidRDefault="00714360" w:rsidP="0071436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Отже, м</w:t>
      </w:r>
      <w:r w:rsidR="00C80FF4" w:rsidRPr="001F2336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r w:rsidR="009060AE" w:rsidRPr="001F2336">
        <w:rPr>
          <w:rFonts w:ascii="Times New Roman" w:eastAsia="Times New Roman" w:hAnsi="Times New Roman" w:cs="Times New Roman"/>
          <w:sz w:val="28"/>
          <w:szCs w:val="28"/>
        </w:rPr>
        <w:t>провели кластерний аналіз датасету прибутків та витрат на їжу філіппінських сімей</w:t>
      </w:r>
      <w:r w:rsidR="00C80FF4" w:rsidRPr="001F2336">
        <w:rPr>
          <w:rFonts w:ascii="Times New Roman" w:eastAsia="Times New Roman" w:hAnsi="Times New Roman" w:cs="Times New Roman"/>
          <w:sz w:val="28"/>
          <w:szCs w:val="28"/>
        </w:rPr>
        <w:t>.</w:t>
      </w:r>
      <w:r w:rsidR="009060AE" w:rsidRPr="001F2336">
        <w:rPr>
          <w:rFonts w:ascii="Times New Roman" w:eastAsia="Times New Roman" w:hAnsi="Times New Roman" w:cs="Times New Roman"/>
          <w:sz w:val="28"/>
          <w:szCs w:val="28"/>
        </w:rPr>
        <w:t xml:space="preserve"> Кластеризація проводилась окремо трьома різними алгоритмами. </w:t>
      </w:r>
    </w:p>
    <w:p w14:paraId="3C021276" w14:textId="2461E6E9" w:rsidR="00C651D0" w:rsidRPr="001F2336" w:rsidRDefault="009060AE" w:rsidP="00714360">
      <w:pPr>
        <w:rPr>
          <w:rFonts w:ascii="Times New Roman" w:eastAsia="Times New Roman" w:hAnsi="Times New Roman" w:cs="Times New Roman"/>
          <w:sz w:val="28"/>
          <w:szCs w:val="28"/>
        </w:rPr>
      </w:pPr>
      <w:r w:rsidRPr="001F2336">
        <w:rPr>
          <w:rFonts w:ascii="Times New Roman" w:eastAsia="Times New Roman" w:hAnsi="Times New Roman" w:cs="Times New Roman"/>
          <w:sz w:val="28"/>
          <w:szCs w:val="28"/>
        </w:rPr>
        <w:t>В алгоритмі k-</w:t>
      </w:r>
      <w:proofErr w:type="spellStart"/>
      <w:r w:rsidRPr="001F2336">
        <w:rPr>
          <w:rFonts w:ascii="Times New Roman" w:eastAsia="Times New Roman" w:hAnsi="Times New Roman" w:cs="Times New Roman"/>
          <w:sz w:val="28"/>
          <w:szCs w:val="28"/>
        </w:rPr>
        <w:t>means</w:t>
      </w:r>
      <w:proofErr w:type="spellEnd"/>
      <w:r w:rsidRPr="001F2336">
        <w:rPr>
          <w:rFonts w:ascii="Times New Roman" w:eastAsia="Times New Roman" w:hAnsi="Times New Roman" w:cs="Times New Roman"/>
          <w:sz w:val="28"/>
          <w:szCs w:val="28"/>
        </w:rPr>
        <w:t xml:space="preserve"> ми використали метод ліктя </w:t>
      </w:r>
      <w:r w:rsidR="00BB3BD8" w:rsidRPr="001F2336">
        <w:rPr>
          <w:rFonts w:ascii="Times New Roman" w:eastAsia="Times New Roman" w:hAnsi="Times New Roman" w:cs="Times New Roman"/>
          <w:sz w:val="28"/>
          <w:szCs w:val="28"/>
        </w:rPr>
        <w:t xml:space="preserve">для визначення оптимальної кількості кластерів, так як цей алгоритм дуже чутливий до вхідних параметрів. </w:t>
      </w:r>
      <w:r w:rsidR="00C651D0" w:rsidRPr="001F2336">
        <w:rPr>
          <w:rFonts w:ascii="Times New Roman" w:eastAsia="Times New Roman" w:hAnsi="Times New Roman" w:cs="Times New Roman"/>
          <w:sz w:val="28"/>
          <w:szCs w:val="28"/>
        </w:rPr>
        <w:t xml:space="preserve">В результаті роботи алгоритму, </w:t>
      </w:r>
      <w:proofErr w:type="spellStart"/>
      <w:r w:rsidR="00C651D0" w:rsidRPr="001F2336">
        <w:rPr>
          <w:rFonts w:ascii="Times New Roman" w:eastAsia="Times New Roman" w:hAnsi="Times New Roman" w:cs="Times New Roman"/>
          <w:sz w:val="28"/>
          <w:szCs w:val="28"/>
        </w:rPr>
        <w:t>провізуалізувавши</w:t>
      </w:r>
      <w:proofErr w:type="spellEnd"/>
      <w:r w:rsidR="00C651D0" w:rsidRPr="001F2336">
        <w:rPr>
          <w:rFonts w:ascii="Times New Roman" w:eastAsia="Times New Roman" w:hAnsi="Times New Roman" w:cs="Times New Roman"/>
          <w:sz w:val="28"/>
          <w:szCs w:val="28"/>
        </w:rPr>
        <w:t xml:space="preserve"> схематично, ми отримали сегментну кластеризацію, за своєю основою яка більше залежить від прибутку сімейства, ніж до його витрат.</w:t>
      </w:r>
    </w:p>
    <w:p w14:paraId="29448D33" w14:textId="550C6A9A" w:rsidR="00BB3BD8" w:rsidRDefault="00BB3BD8" w:rsidP="00714360">
      <w:pPr>
        <w:rPr>
          <w:rFonts w:ascii="Times New Roman" w:eastAsia="Times New Roman" w:hAnsi="Times New Roman" w:cs="Times New Roman"/>
          <w:sz w:val="28"/>
          <w:szCs w:val="28"/>
        </w:rPr>
      </w:pPr>
      <w:r w:rsidRPr="001F2336">
        <w:rPr>
          <w:rFonts w:ascii="Times New Roman" w:eastAsia="Times New Roman" w:hAnsi="Times New Roman" w:cs="Times New Roman"/>
          <w:sz w:val="28"/>
          <w:szCs w:val="28"/>
        </w:rPr>
        <w:t xml:space="preserve">В ієрархічному алгоритмі ми використали </w:t>
      </w:r>
      <w:proofErr w:type="spellStart"/>
      <w:r w:rsidRPr="001F2336">
        <w:rPr>
          <w:rFonts w:ascii="Times New Roman" w:eastAsia="Times New Roman" w:hAnsi="Times New Roman" w:cs="Times New Roman"/>
          <w:sz w:val="28"/>
          <w:szCs w:val="28"/>
        </w:rPr>
        <w:t>дендрограму</w:t>
      </w:r>
      <w:proofErr w:type="spellEnd"/>
      <w:r w:rsidRPr="001F2336">
        <w:rPr>
          <w:rFonts w:ascii="Times New Roman" w:eastAsia="Times New Roman" w:hAnsi="Times New Roman" w:cs="Times New Roman"/>
          <w:sz w:val="28"/>
          <w:szCs w:val="28"/>
        </w:rPr>
        <w:t xml:space="preserve"> для визначення оптимальної кількості кластерів, та отримали такий же результат як і у попередньому алгоритмі.</w:t>
      </w:r>
      <w:r w:rsidR="00C651D0" w:rsidRPr="001F2336">
        <w:rPr>
          <w:rFonts w:ascii="Times New Roman" w:eastAsia="Times New Roman" w:hAnsi="Times New Roman" w:cs="Times New Roman"/>
          <w:sz w:val="28"/>
          <w:szCs w:val="28"/>
        </w:rPr>
        <w:t xml:space="preserve"> В результаті роботи </w:t>
      </w:r>
      <w:r w:rsidR="001F2336" w:rsidRPr="001F2336">
        <w:rPr>
          <w:rFonts w:ascii="Times New Roman" w:eastAsia="Times New Roman" w:hAnsi="Times New Roman" w:cs="Times New Roman"/>
          <w:sz w:val="28"/>
          <w:szCs w:val="28"/>
        </w:rPr>
        <w:t xml:space="preserve">алгоритму, </w:t>
      </w:r>
      <w:r w:rsidR="00C651D0" w:rsidRPr="001F2336">
        <w:rPr>
          <w:rFonts w:ascii="Times New Roman" w:eastAsia="Times New Roman" w:hAnsi="Times New Roman" w:cs="Times New Roman"/>
          <w:sz w:val="28"/>
          <w:szCs w:val="28"/>
        </w:rPr>
        <w:t>ми отримали</w:t>
      </w:r>
      <w:r w:rsidR="001F2336" w:rsidRPr="001F2336">
        <w:rPr>
          <w:rFonts w:ascii="Times New Roman" w:eastAsia="Times New Roman" w:hAnsi="Times New Roman" w:cs="Times New Roman"/>
          <w:sz w:val="28"/>
          <w:szCs w:val="28"/>
        </w:rPr>
        <w:t xml:space="preserve"> таку ж кластеризацію, за своєю основою, як і в алгоритмі k-</w:t>
      </w:r>
      <w:proofErr w:type="spellStart"/>
      <w:r w:rsidR="001F2336" w:rsidRPr="001F2336">
        <w:rPr>
          <w:rFonts w:ascii="Times New Roman" w:eastAsia="Times New Roman" w:hAnsi="Times New Roman" w:cs="Times New Roman"/>
          <w:sz w:val="28"/>
          <w:szCs w:val="28"/>
        </w:rPr>
        <w:t>means</w:t>
      </w:r>
      <w:proofErr w:type="spellEnd"/>
      <w:r w:rsidR="001F2336" w:rsidRPr="001F2336">
        <w:rPr>
          <w:rFonts w:ascii="Times New Roman" w:eastAsia="Times New Roman" w:hAnsi="Times New Roman" w:cs="Times New Roman"/>
          <w:sz w:val="28"/>
          <w:szCs w:val="28"/>
        </w:rPr>
        <w:t>, але схематично, вони все-ж відрізняються.</w:t>
      </w:r>
    </w:p>
    <w:p w14:paraId="586283DD" w14:textId="67B80035" w:rsidR="001F2336" w:rsidRPr="001F2336" w:rsidRDefault="001F2336" w:rsidP="0071436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алгоритмі нечітких с-середніх ми використали окрему бібліотеку «</w:t>
      </w:r>
      <w:proofErr w:type="spellStart"/>
      <w:r w:rsidR="00714360" w:rsidRPr="00714360">
        <w:rPr>
          <w:rFonts w:ascii="Times New Roman" w:eastAsia="Times New Roman" w:hAnsi="Times New Roman" w:cs="Times New Roman"/>
          <w:sz w:val="28"/>
          <w:szCs w:val="28"/>
        </w:rPr>
        <w:t>fcmeans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»</w:t>
      </w:r>
      <w:r w:rsidR="00F37295"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r w:rsidR="00714360">
        <w:rPr>
          <w:rFonts w:ascii="Times New Roman" w:eastAsia="Times New Roman" w:hAnsi="Times New Roman" w:cs="Times New Roman"/>
          <w:sz w:val="28"/>
          <w:szCs w:val="28"/>
        </w:rPr>
        <w:t>імплементації</w:t>
      </w:r>
      <w:r w:rsidR="00F37295">
        <w:rPr>
          <w:rFonts w:ascii="Times New Roman" w:eastAsia="Times New Roman" w:hAnsi="Times New Roman" w:cs="Times New Roman"/>
          <w:sz w:val="28"/>
          <w:szCs w:val="28"/>
        </w:rPr>
        <w:t xml:space="preserve"> та виконання самого алгоритму. </w:t>
      </w:r>
      <w:proofErr w:type="spellStart"/>
      <w:r w:rsidR="00F37295">
        <w:rPr>
          <w:rFonts w:ascii="Times New Roman" w:eastAsia="Times New Roman" w:hAnsi="Times New Roman" w:cs="Times New Roman"/>
          <w:sz w:val="28"/>
          <w:szCs w:val="28"/>
        </w:rPr>
        <w:t>Провізуаліз</w:t>
      </w:r>
      <w:r w:rsidR="00714360">
        <w:rPr>
          <w:rFonts w:ascii="Times New Roman" w:eastAsia="Times New Roman" w:hAnsi="Times New Roman" w:cs="Times New Roman"/>
          <w:sz w:val="28"/>
          <w:szCs w:val="28"/>
        </w:rPr>
        <w:t>у</w:t>
      </w:r>
      <w:r w:rsidR="00F37295">
        <w:rPr>
          <w:rFonts w:ascii="Times New Roman" w:eastAsia="Times New Roman" w:hAnsi="Times New Roman" w:cs="Times New Roman"/>
          <w:sz w:val="28"/>
          <w:szCs w:val="28"/>
        </w:rPr>
        <w:t>вали</w:t>
      </w:r>
      <w:proofErr w:type="spellEnd"/>
      <w:r w:rsidR="00F37295">
        <w:rPr>
          <w:rFonts w:ascii="Times New Roman" w:eastAsia="Times New Roman" w:hAnsi="Times New Roman" w:cs="Times New Roman"/>
          <w:sz w:val="28"/>
          <w:szCs w:val="28"/>
        </w:rPr>
        <w:t xml:space="preserve"> його схематично. Так як цей метод належить до м’якої кластеризації, доволі тяжко зробити логічний висновок щодо його роботи до алгоритмів твердої кластеризації</w:t>
      </w:r>
      <w:r w:rsidR="00714360">
        <w:rPr>
          <w:rFonts w:ascii="Times New Roman" w:eastAsia="Times New Roman" w:hAnsi="Times New Roman" w:cs="Times New Roman"/>
          <w:sz w:val="28"/>
          <w:szCs w:val="28"/>
        </w:rPr>
        <w:t>, але в цілому цей алгоритм може використовуватися для ширшого кола задач.</w:t>
      </w:r>
      <w:r w:rsidR="00F3729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A03DFE6" w14:textId="105B505E" w:rsidR="00C80FF4" w:rsidRPr="009E7D41" w:rsidRDefault="009060AE" w:rsidP="0071436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Також було</w:t>
      </w:r>
      <w:r w:rsidR="00D10FFF">
        <w:rPr>
          <w:rFonts w:ascii="Times New Roman" w:eastAsia="Times New Roman" w:hAnsi="Times New Roman" w:cs="Times New Roman"/>
          <w:sz w:val="28"/>
          <w:szCs w:val="28"/>
        </w:rPr>
        <w:t xml:space="preserve"> виконан</w:t>
      </w:r>
      <w:r w:rsidR="00714360">
        <w:rPr>
          <w:rFonts w:ascii="Times New Roman" w:eastAsia="Times New Roman" w:hAnsi="Times New Roman" w:cs="Times New Roman"/>
          <w:sz w:val="28"/>
          <w:szCs w:val="28"/>
        </w:rPr>
        <w:t xml:space="preserve">о кластеризацію з більш ніж двома показниками за алгоритмом </w:t>
      </w:r>
      <w:r w:rsidR="00714360">
        <w:rPr>
          <w:rFonts w:ascii="Times New Roman" w:eastAsia="Times New Roman" w:hAnsi="Times New Roman" w:cs="Times New Roman"/>
          <w:sz w:val="28"/>
          <w:szCs w:val="28"/>
          <w:lang w:val="en-US"/>
        </w:rPr>
        <w:t>K-means</w:t>
      </w:r>
      <w:r w:rsidR="00C80FF4">
        <w:rPr>
          <w:rFonts w:ascii="Times New Roman" w:eastAsia="Times New Roman" w:hAnsi="Times New Roman" w:cs="Times New Roman"/>
          <w:sz w:val="28"/>
          <w:szCs w:val="28"/>
        </w:rPr>
        <w:t>.</w:t>
      </w:r>
      <w:r w:rsidR="009E7D41">
        <w:rPr>
          <w:rFonts w:ascii="Times New Roman" w:eastAsia="Times New Roman" w:hAnsi="Times New Roman" w:cs="Times New Roman"/>
          <w:sz w:val="28"/>
          <w:szCs w:val="28"/>
        </w:rPr>
        <w:t xml:space="preserve"> Застосовані практично методи </w:t>
      </w:r>
      <w:r w:rsidR="009E7D4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PCA </w:t>
      </w:r>
      <w:r w:rsidR="009E7D41"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 w:rsidR="009E7D41">
        <w:rPr>
          <w:rFonts w:ascii="Times New Roman" w:eastAsia="Times New Roman" w:hAnsi="Times New Roman" w:cs="Times New Roman"/>
          <w:sz w:val="28"/>
          <w:szCs w:val="28"/>
          <w:lang w:val="en-US"/>
        </w:rPr>
        <w:t>t-SNE</w:t>
      </w:r>
      <w:r w:rsidR="00714360">
        <w:rPr>
          <w:rFonts w:ascii="Times New Roman" w:eastAsia="Times New Roman" w:hAnsi="Times New Roman" w:cs="Times New Roman"/>
          <w:sz w:val="28"/>
          <w:szCs w:val="28"/>
        </w:rPr>
        <w:t>.</w:t>
      </w:r>
      <w:r w:rsidR="009E7D41">
        <w:rPr>
          <w:rFonts w:ascii="Times New Roman" w:eastAsia="Times New Roman" w:hAnsi="Times New Roman" w:cs="Times New Roman"/>
          <w:sz w:val="28"/>
          <w:szCs w:val="28"/>
        </w:rPr>
        <w:t xml:space="preserve"> Описана практична відмінність цих методів.</w:t>
      </w:r>
    </w:p>
    <w:p w14:paraId="0F270897" w14:textId="18298865" w:rsidR="00C80FF4" w:rsidRPr="00FC009A" w:rsidRDefault="00714360" w:rsidP="00FC009A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кінці були винесені висновки щодо якості побудованих моделей, описана практична відмінність алгоритмів.</w:t>
      </w:r>
    </w:p>
    <w:p w14:paraId="67814C97" w14:textId="77777777" w:rsidR="00F70976" w:rsidRDefault="00A03822" w:rsidP="0002645B">
      <w:pPr>
        <w:pStyle w:val="7"/>
      </w:pPr>
      <w:bookmarkStart w:id="16" w:name="списоквик"/>
      <w:r>
        <w:lastRenderedPageBreak/>
        <w:t>СПИСОК ВИКОРИСТАНИХ ДЖЕРЕЛ</w:t>
      </w:r>
    </w:p>
    <w:bookmarkEnd w:id="16"/>
    <w:p w14:paraId="6664357D" w14:textId="67C266C8" w:rsidR="00F70976" w:rsidRDefault="00A0382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Основні концепції </w:t>
      </w:r>
      <w:r w:rsidR="00744291">
        <w:rPr>
          <w:rFonts w:ascii="Times New Roman" w:eastAsia="Times New Roman" w:hAnsi="Times New Roman" w:cs="Times New Roman"/>
          <w:color w:val="000000"/>
          <w:sz w:val="28"/>
          <w:szCs w:val="28"/>
        </w:rPr>
        <w:t>кластеризації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D64E72F" w14:textId="77777777" w:rsidR="00F70976" w:rsidRDefault="00A0382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4B18EF31" w14:textId="0D1805FF" w:rsidR="00F70976" w:rsidRDefault="00893CB4" w:rsidP="0074429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sz w:val="28"/>
          <w:szCs w:val="28"/>
        </w:rPr>
      </w:pPr>
      <w:hyperlink r:id="rId68" w:history="1">
        <w:r w:rsidR="000767BD" w:rsidRPr="0088287B">
          <w:rPr>
            <w:rStyle w:val="aa"/>
            <w:rFonts w:ascii="Times New Roman" w:hAnsi="Times New Roman" w:cs="Times New Roman"/>
            <w:sz w:val="28"/>
            <w:szCs w:val="28"/>
          </w:rPr>
          <w:t>https://towardsdatascience.com/the-5-clustering-algorithms-data-scientists-need-to-know-a36d136ef68</w:t>
        </w:r>
      </w:hyperlink>
    </w:p>
    <w:p w14:paraId="413707C1" w14:textId="77777777" w:rsidR="000767BD" w:rsidRDefault="000767BD" w:rsidP="000767B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Основні концепції кластеризації:</w:t>
      </w:r>
    </w:p>
    <w:p w14:paraId="773142B6" w14:textId="77777777" w:rsidR="000767BD" w:rsidRDefault="000767BD" w:rsidP="000767BD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108CE062" w14:textId="40FB86D2" w:rsidR="000767BD" w:rsidRDefault="00893CB4" w:rsidP="0074429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sz w:val="28"/>
          <w:szCs w:val="28"/>
        </w:rPr>
      </w:pPr>
      <w:hyperlink r:id="rId69" w:history="1">
        <w:r w:rsidR="008E5FC1" w:rsidRPr="0088287B">
          <w:rPr>
            <w:rStyle w:val="aa"/>
            <w:rFonts w:ascii="Times New Roman" w:hAnsi="Times New Roman" w:cs="Times New Roman"/>
            <w:sz w:val="28"/>
            <w:szCs w:val="28"/>
          </w:rPr>
          <w:t>https://habr.com/ru/post/67078/</w:t>
        </w:r>
      </w:hyperlink>
    </w:p>
    <w:p w14:paraId="71DD69AE" w14:textId="3F016C00" w:rsidR="008E5FC1" w:rsidRDefault="008E5FC1" w:rsidP="008E5F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Порівняння К-середніх та С-середніх:</w:t>
      </w:r>
    </w:p>
    <w:p w14:paraId="562C34F7" w14:textId="77777777" w:rsidR="008E5FC1" w:rsidRDefault="008E5FC1" w:rsidP="008E5FC1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3AC7F30D" w14:textId="625ACC5E" w:rsidR="008E5FC1" w:rsidRDefault="00893CB4" w:rsidP="00744291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hAnsi="Times New Roman" w:cs="Times New Roman"/>
          <w:sz w:val="28"/>
          <w:szCs w:val="28"/>
        </w:rPr>
      </w:pPr>
      <w:hyperlink r:id="rId70" w:history="1">
        <w:r w:rsidR="009517F2" w:rsidRPr="003B1352">
          <w:rPr>
            <w:rStyle w:val="aa"/>
            <w:rFonts w:ascii="Times New Roman" w:hAnsi="Times New Roman" w:cs="Times New Roman"/>
            <w:sz w:val="28"/>
            <w:szCs w:val="28"/>
          </w:rPr>
          <w:t>https://towardsdatascience.com/fuzzy-c-means-clustering-is-it-better-than-k-means-clustering-448a0aba1ee7</w:t>
        </w:r>
      </w:hyperlink>
    </w:p>
    <w:p w14:paraId="02F16CAA" w14:textId="2D972220" w:rsidR="009517F2" w:rsidRDefault="009517F2" w:rsidP="009517F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Порівняння К-середніх та </w:t>
      </w:r>
      <w:r w:rsidR="008D6716">
        <w:rPr>
          <w:rFonts w:ascii="Times New Roman" w:eastAsia="Times New Roman" w:hAnsi="Times New Roman" w:cs="Times New Roman"/>
          <w:color w:val="000000"/>
          <w:sz w:val="28"/>
          <w:szCs w:val="28"/>
        </w:rPr>
        <w:t>Ієрархічного алгоритму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2E267F7" w14:textId="422A4372" w:rsidR="009517F2" w:rsidRDefault="009517F2" w:rsidP="009517F2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6A6A54A3" w14:textId="5FC2257A" w:rsidR="009517F2" w:rsidRDefault="00893CB4" w:rsidP="009517F2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hyperlink r:id="rId71" w:history="1">
        <w:r w:rsidR="008D6716" w:rsidRPr="003B1352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https://www.globaltechcouncil.org/clustering/k-means-clustering-vs-hierarchical-clustering/</w:t>
        </w:r>
      </w:hyperlink>
    </w:p>
    <w:p w14:paraId="737C19B1" w14:textId="66FDB436" w:rsidR="008D6716" w:rsidRDefault="008D6716" w:rsidP="008D67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Документація бібліотеки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scikitfuzzy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AF29249" w14:textId="46E2E571" w:rsidR="008D6716" w:rsidRDefault="008D6716" w:rsidP="008D6716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098901B0" w14:textId="12C22147" w:rsidR="008D6716" w:rsidRDefault="00893CB4" w:rsidP="008D6716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72" w:history="1">
        <w:r w:rsidR="0002645B" w:rsidRPr="002F3C2A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https://pythonhosted.org/scikit-fuzzy/auto_examples/plot_cmeans.html</w:t>
        </w:r>
      </w:hyperlink>
    </w:p>
    <w:p w14:paraId="6A007FFE" w14:textId="665A5075" w:rsidR="0002645B" w:rsidRDefault="0002645B" w:rsidP="0002645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Приклади роботи алгоритму К-середніх:</w:t>
      </w:r>
    </w:p>
    <w:p w14:paraId="4B75C5BC" w14:textId="6A04A30F" w:rsidR="0002645B" w:rsidRDefault="0002645B" w:rsidP="0002645B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037D5FE3" w14:textId="4FD91934" w:rsidR="0002645B" w:rsidRDefault="00893CB4" w:rsidP="008D6716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73" w:history="1">
        <w:r w:rsidR="00FF696E" w:rsidRPr="00D24ECA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https://www.superdatascience.com/blogs/self-organizing-maps-soms-extra-k-means-clustering-part-3</w:t>
        </w:r>
      </w:hyperlink>
    </w:p>
    <w:p w14:paraId="46ED45EB" w14:textId="3DC30337" w:rsidR="00A967E9" w:rsidRDefault="00A967E9" w:rsidP="00A967E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Найпопулярніші алгоритми кластеризації:</w:t>
      </w:r>
    </w:p>
    <w:p w14:paraId="17A0157A" w14:textId="77777777" w:rsidR="00A967E9" w:rsidRDefault="00A967E9" w:rsidP="00A967E9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367F27A9" w14:textId="2D0EFFF3" w:rsidR="00FF696E" w:rsidRDefault="00A967E9" w:rsidP="00A967E9">
      <w:pPr>
        <w:ind w:left="1429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fldChar w:fldCharType="begin"/>
      </w:r>
      <w:ins w:id="17" w:author="Владислав" w:date="2022-06-12T00:39:00Z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instrText xml:space="preserve"> HYPERLINK "</w:instrText>
        </w:r>
      </w:ins>
      <w:r w:rsidRPr="00A967E9">
        <w:rPr>
          <w:rFonts w:ascii="Times New Roman" w:eastAsia="Times New Roman" w:hAnsi="Times New Roman" w:cs="Times New Roman"/>
          <w:color w:val="000000"/>
          <w:sz w:val="28"/>
          <w:szCs w:val="28"/>
        </w:rPr>
        <w:instrText>https://insights.daffodilsw.com/blog/top-5-clustering-algorithms-in-machine-learning</w:instrText>
      </w:r>
      <w:ins w:id="18" w:author="Владислав" w:date="2022-06-12T00:39:00Z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instrText xml:space="preserve">" </w:instrText>
        </w:r>
      </w:ins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separate"/>
      </w:r>
      <w:r w:rsidRPr="008174D3">
        <w:rPr>
          <w:rStyle w:val="aa"/>
          <w:rFonts w:ascii="Times New Roman" w:eastAsia="Times New Roman" w:hAnsi="Times New Roman" w:cs="Times New Roman"/>
          <w:sz w:val="28"/>
          <w:szCs w:val="28"/>
        </w:rPr>
        <w:t>https://insights.daffodilsw.com/blog/top-5-clustering-algorithms-in-machine-learning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fldChar w:fldCharType="end"/>
      </w:r>
    </w:p>
    <w:p w14:paraId="20653B6E" w14:textId="3C470EB6" w:rsidR="006A48A9" w:rsidRDefault="00160B86" w:rsidP="006A48A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T-SNE</w:t>
      </w:r>
      <w:r w:rsidR="006A48A9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337DD390" w14:textId="0737743A" w:rsidR="006A48A9" w:rsidRDefault="006A48A9" w:rsidP="006A48A9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4EE833F7" w14:textId="6BEB6641" w:rsidR="006A48A9" w:rsidRDefault="00893CB4" w:rsidP="00160B86">
      <w:pPr>
        <w:ind w:left="1429" w:firstLine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74" w:history="1">
        <w:r w:rsidR="00160B86" w:rsidRPr="00145E4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https://towardsdatascience.com/why-you-are-using-t-sne-wrong-502412aab0c0</w:t>
        </w:r>
      </w:hyperlink>
      <w:r w:rsidR="00160B8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BD161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5F44E015" w14:textId="3197CCD4" w:rsidR="00191C64" w:rsidRDefault="00FC009A" w:rsidP="00191C6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PCA</w:t>
      </w:r>
    </w:p>
    <w:p w14:paraId="26BBF93D" w14:textId="0C625686" w:rsidR="00191C64" w:rsidRDefault="00191C64" w:rsidP="00160B86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339DFF43" w14:textId="7DC29717" w:rsidR="00FC009A" w:rsidRDefault="00893CB4" w:rsidP="00160B86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hyperlink r:id="rId75" w:history="1">
        <w:r w:rsidR="00FC009A" w:rsidRPr="00145E4E">
          <w:rPr>
            <w:rStyle w:val="aa"/>
            <w:rFonts w:ascii="Times New Roman" w:eastAsia="Times New Roman" w:hAnsi="Times New Roman" w:cs="Times New Roman"/>
            <w:sz w:val="28"/>
            <w:szCs w:val="28"/>
          </w:rPr>
          <w:t>https://www.kaggle.com/code/minc33/visualizing-high-dimensional-clusters/notebook</w:t>
        </w:r>
      </w:hyperlink>
      <w:r w:rsidR="00FC009A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</w:p>
    <w:p w14:paraId="3DE38E97" w14:textId="6BE8E5B5" w:rsidR="008F7969" w:rsidRDefault="008F7969" w:rsidP="008F796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Fuzzy C-means</w:t>
      </w:r>
    </w:p>
    <w:p w14:paraId="2D2B4A90" w14:textId="456225EE" w:rsidR="008F7969" w:rsidRPr="008F7969" w:rsidRDefault="008F7969" w:rsidP="008F7969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[Електронний ресурс] – Режим доступу:</w:t>
      </w:r>
    </w:p>
    <w:p w14:paraId="32CA5965" w14:textId="14CCFD49" w:rsidR="008F7969" w:rsidRPr="00FC009A" w:rsidRDefault="008F7969" w:rsidP="00160B86">
      <w:pPr>
        <w:ind w:left="720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 w:rsidRPr="008F796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https://towardsdatascience.com/fuzzy-c-means-clustering-with-python-f4908c714081</w:t>
      </w:r>
    </w:p>
    <w:p w14:paraId="0805997C" w14:textId="4C0A537F" w:rsidR="002F1986" w:rsidRPr="00C53BBF" w:rsidRDefault="00C53BBF" w:rsidP="00C53BB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40A955E" w14:textId="00EB8A99" w:rsidR="00F70976" w:rsidRDefault="0037008D" w:rsidP="0037008D">
      <w:pPr>
        <w:pStyle w:val="7"/>
        <w:rPr>
          <w:lang w:eastAsia="ru-RU"/>
        </w:rPr>
      </w:pPr>
      <w:bookmarkStart w:id="19" w:name="_Toc326966890"/>
      <w:bookmarkStart w:id="20" w:name="_Hlk41833565"/>
      <w:bookmarkStart w:id="21" w:name="додаток_А"/>
      <w:r w:rsidRPr="0037008D">
        <w:rPr>
          <w:lang w:eastAsia="ru-RU"/>
        </w:rPr>
        <w:lastRenderedPageBreak/>
        <w:t xml:space="preserve">ДОДАТОК </w:t>
      </w:r>
      <w:r w:rsidRPr="0037008D">
        <w:rPr>
          <w:lang w:val="ru-RU" w:eastAsia="ru-RU"/>
        </w:rPr>
        <w:t>А</w:t>
      </w:r>
      <w:r w:rsidRPr="0037008D">
        <w:rPr>
          <w:lang w:eastAsia="ru-RU"/>
        </w:rPr>
        <w:t xml:space="preserve"> </w:t>
      </w:r>
      <w:bookmarkEnd w:id="19"/>
      <w:r w:rsidRPr="0037008D">
        <w:rPr>
          <w:lang w:eastAsia="ru-RU"/>
        </w:rPr>
        <w:t>ТЕКСТИ ПРОГРАМНОГО КОДУ</w:t>
      </w:r>
      <w:bookmarkEnd w:id="20"/>
    </w:p>
    <w:bookmarkEnd w:id="21"/>
    <w:p w14:paraId="6730B0FF" w14:textId="51C0E2FA" w:rsidR="0037008D" w:rsidRDefault="0037008D" w:rsidP="0037008D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ru-RU" w:eastAsia="ru-RU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K-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means_</w:t>
      </w:r>
      <w:proofErr w:type="gramStart"/>
      <w:r>
        <w:rPr>
          <w:rFonts w:ascii="Times New Roman" w:hAnsi="Times New Roman" w:cs="Times New Roman"/>
          <w:sz w:val="28"/>
          <w:szCs w:val="28"/>
          <w:lang w:val="en-US" w:eastAsia="ru-RU"/>
        </w:rPr>
        <w:t>clustering.ipynb</w:t>
      </w:r>
      <w:proofErr w:type="spellEnd"/>
      <w:proofErr w:type="gramEnd"/>
    </w:p>
    <w:p w14:paraId="07A393E7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numpy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as np</w:t>
      </w:r>
    </w:p>
    <w:p w14:paraId="296DC1FC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matplotlib.pyplot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as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</w:t>
      </w:r>
      <w:proofErr w:type="spellEnd"/>
    </w:p>
    <w:p w14:paraId="6FD06928" w14:textId="0DACD72F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import pandas as pd</w:t>
      </w:r>
    </w:p>
    <w:p w14:paraId="3AC7D79A" w14:textId="0A5C1242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data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pd.read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_csv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('Family_Income_and_Expenditure.csv')</w:t>
      </w:r>
    </w:p>
    <w:p w14:paraId="09352D12" w14:textId="63675BC3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data.head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</w:p>
    <w:p w14:paraId="0F383324" w14:textId="28663A0A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data.isnull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().any()</w:t>
      </w:r>
    </w:p>
    <w:p w14:paraId="74CD604E" w14:textId="253B5F3C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data.describe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</w:p>
    <w:p w14:paraId="71C14A00" w14:textId="7AFAE908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data.count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</w:p>
    <w:p w14:paraId="06CADE8E" w14:textId="64899320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'Total Household Income'].hist(bins=50)</w:t>
      </w:r>
    </w:p>
    <w:p w14:paraId="50CC049A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data.drop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(data[data['Total Household Income'] &gt;= 500000].index,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inplace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True)</w:t>
      </w:r>
    </w:p>
    <w:p w14:paraId="3DD97A23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'Total Household Income'].hist(bins=50)</w:t>
      </w:r>
    </w:p>
    <w:p w14:paraId="0CDE1B14" w14:textId="440F2728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data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pd.read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_csv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('Family_Income_and_Expenditure.csv')</w:t>
      </w:r>
    </w:p>
    <w:p w14:paraId="145DFE6E" w14:textId="00E627FF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sorted(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data['Total Household Income'], reverse= True)</w:t>
      </w:r>
    </w:p>
    <w:p w14:paraId="18990F7F" w14:textId="26896450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'Total Food Expenditure'].hist(bins=50)</w:t>
      </w:r>
    </w:p>
    <w:p w14:paraId="01AA5664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data.drop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(data[data['Total Food Expenditure'] &gt;= 250000].index,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inplace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True)</w:t>
      </w:r>
    </w:p>
    <w:p w14:paraId="7EC0FEA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'Total Food Expenditure'].hist(bins=50)</w:t>
      </w:r>
    </w:p>
    <w:p w14:paraId="7FDA1B76" w14:textId="297576A1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data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pd.read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_csv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('Family_Income_and_Expenditure.csv')</w:t>
      </w:r>
    </w:p>
    <w:p w14:paraId="1A54DA34" w14:textId="5C3E2FDB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'Meat Expenditure'].hist(bins=30)</w:t>
      </w:r>
    </w:p>
    <w:p w14:paraId="265A301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data.drop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(data[data['Meat Expenditure'] &gt;= 50000].index,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inplace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True)</w:t>
      </w:r>
    </w:p>
    <w:p w14:paraId="6CF3E567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'Meat Expenditure'].hist(bins=50)</w:t>
      </w:r>
    </w:p>
    <w:p w14:paraId="58BEBC73" w14:textId="21B9BA00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data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pd.read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_csv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('Family_Income_and_Expenditure.csv')</w:t>
      </w:r>
    </w:p>
    <w:p w14:paraId="6D214819" w14:textId="67C2E0D7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sorted(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data['Household Head Age'], reverse= True)</w:t>
      </w:r>
    </w:p>
    <w:p w14:paraId="3A38782A" w14:textId="304E3B2D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x =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data.loc</w:t>
      </w:r>
      <w:proofErr w:type="spellEnd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[:,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['Total Household Income', 'Total Food Expenditure']].values</w:t>
      </w:r>
    </w:p>
    <w:p w14:paraId="08F7701D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from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sklearn.cluster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import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KMeans</w:t>
      </w:r>
      <w:proofErr w:type="spellEnd"/>
    </w:p>
    <w:p w14:paraId="1794C814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wcss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[]</w:t>
      </w:r>
    </w:p>
    <w:p w14:paraId="41CC5BF1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7EFFAA0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for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in </w:t>
      </w: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range(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1,11):</w:t>
      </w:r>
    </w:p>
    <w:p w14:paraId="2C6EB04E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n_clusters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=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init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'k-means++').fit(x)</w:t>
      </w:r>
    </w:p>
    <w:p w14:paraId="2D6E748F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</w:p>
    <w:p w14:paraId="017A4BB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wcss.append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kmeans.inertia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_)</w:t>
      </w:r>
    </w:p>
    <w:p w14:paraId="4440EE03" w14:textId="60844745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plt.plot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wcss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, range(1,11))</w:t>
      </w:r>
    </w:p>
    <w:p w14:paraId="4DAF1B3A" w14:textId="3CC15CA0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data.iloc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[:,[0,2]].values</w:t>
      </w:r>
    </w:p>
    <w:p w14:paraId="610B37B8" w14:textId="4E2776C7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X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data.iloc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[:, [0, 2]].values</w:t>
      </w:r>
    </w:p>
    <w:p w14:paraId="6ED64FC4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n_clusters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4,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init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'k-means++',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random_state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42)</w:t>
      </w:r>
    </w:p>
    <w:p w14:paraId="5B049EF6" w14:textId="70D92CA1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y_kmeans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kmeans.fit_predict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(X)</w:t>
      </w:r>
    </w:p>
    <w:p w14:paraId="47FCD658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plt.scatter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(X[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y_kmeans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== 0, 0], X[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y_kmeans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== 0, 1], s = 100, c = 'red', label = 'Cluster 1')</w:t>
      </w:r>
    </w:p>
    <w:p w14:paraId="49B7B932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plt.scatter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(X[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y_kmeans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== 1, 0], X[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y_kmeans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== 1, 1], s = 100, c = 'blue', label = 'Cluster 2')</w:t>
      </w:r>
    </w:p>
    <w:p w14:paraId="28489B17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plt.scatter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(X[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y_kmeans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== 2, 0], X[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y_kmeans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== 2, 1], s = 100, c = 'green', label = 'Cluster 3')</w:t>
      </w:r>
    </w:p>
    <w:p w14:paraId="047298BA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plt.scatter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(X[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y_kmeans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== 3, 0], X[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y_kmeans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== 3, 1], s = 100, c = 'cyan', label = 'Cluster 4')</w:t>
      </w:r>
    </w:p>
    <w:p w14:paraId="3B59C31B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plt.scatter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kmeans.cluster_centers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_[:, 0],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kmeans.cluster_centers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_[:, 1], s = 300, c = 'yellow', label = 'Centroids')</w:t>
      </w:r>
    </w:p>
    <w:p w14:paraId="7D9EAABC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plt.title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('K-means clustering')</w:t>
      </w:r>
    </w:p>
    <w:p w14:paraId="4B08FCE3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plt.xlabel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('Total Household Income')</w:t>
      </w:r>
    </w:p>
    <w:p w14:paraId="32DA5D6B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plt.ylabel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('Total Food Expenditure')</w:t>
      </w:r>
    </w:p>
    <w:p w14:paraId="7E3E9A40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plt.legend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</w:p>
    <w:p w14:paraId="5692151F" w14:textId="06825C54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plt.show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</w:p>
    <w:p w14:paraId="521CA6C8" w14:textId="5AECACDF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X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data.iloc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[:, [0, 2, 7]].values</w:t>
      </w:r>
    </w:p>
    <w:p w14:paraId="15B317F5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wcss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[]</w:t>
      </w:r>
    </w:p>
    <w:p w14:paraId="12AAC44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for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in </w:t>
      </w: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range(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1,11):</w:t>
      </w:r>
    </w:p>
    <w:p w14:paraId="3C38D36D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k_means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n_clusters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=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i,init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='k-means++',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random_state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=42)</w:t>
      </w:r>
    </w:p>
    <w:p w14:paraId="6B13CB32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k_means.fit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(X)</w:t>
      </w:r>
    </w:p>
    <w:p w14:paraId="71672BC1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wcss.append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k_means.inertia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_)</w:t>
      </w:r>
    </w:p>
    <w:p w14:paraId="1E068F37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#</w:t>
      </w: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plot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elbow curve</w:t>
      </w:r>
    </w:p>
    <w:p w14:paraId="7CB0ED72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plt.plot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np.arange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(1,11),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wcss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)</w:t>
      </w:r>
    </w:p>
    <w:p w14:paraId="2A921EA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plt.xlabel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('Clusters')</w:t>
      </w:r>
    </w:p>
    <w:p w14:paraId="42AEF0C4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plt.ylabel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('SSE')</w:t>
      </w:r>
    </w:p>
    <w:p w14:paraId="44B0CE6A" w14:textId="51BBAD47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plt.show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</w:p>
    <w:p w14:paraId="15E598E5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k_means_optimum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n_clusters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4,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init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'k-means++', 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random_state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=42)</w:t>
      </w:r>
    </w:p>
    <w:p w14:paraId="24274D3A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y =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k_means_optimum.fit_predict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(X)</w:t>
      </w:r>
    </w:p>
    <w:p w14:paraId="27F35E80" w14:textId="7DCBD7F8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print(y)</w:t>
      </w:r>
    </w:p>
    <w:p w14:paraId="346B2B7D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data['cluster'] = y  </w:t>
      </w:r>
    </w:p>
    <w:p w14:paraId="10293FC1" w14:textId="7FC8417B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# </w:t>
      </w: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the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above step adds extra column indicating the cluster number for each row</w:t>
      </w:r>
    </w:p>
    <w:p w14:paraId="34BA5C31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data1 = data[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data.cluster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==0]</w:t>
      </w:r>
    </w:p>
    <w:p w14:paraId="6C6F8AFB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data2 = data[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data.cluster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==1]</w:t>
      </w:r>
    </w:p>
    <w:p w14:paraId="0E33AE75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data3 = data[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data.cluster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==2]</w:t>
      </w:r>
    </w:p>
    <w:p w14:paraId="40850E82" w14:textId="10784D30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data4 = data[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data.cluster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==3]</w:t>
      </w:r>
    </w:p>
    <w:p w14:paraId="602442DB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kplot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plt.axes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(projection='3d')</w:t>
      </w:r>
    </w:p>
    <w:p w14:paraId="6A25B73A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xline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np.linspace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(0, 15, 1000)</w:t>
      </w:r>
    </w:p>
    <w:p w14:paraId="43F32CF2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yline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np.linspace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(0, 15, 1000)</w:t>
      </w:r>
    </w:p>
    <w:p w14:paraId="631029F0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zline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np.linspace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(0, 15, 1000)</w:t>
      </w:r>
    </w:p>
    <w:p w14:paraId="7E25B6D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kplot.plot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3D(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xline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yline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zline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, 'black')</w:t>
      </w:r>
    </w:p>
    <w:p w14:paraId="07E49ACC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# Data for three-dimensional scattered points</w:t>
      </w:r>
    </w:p>
    <w:p w14:paraId="6813303D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kplot.scatter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3D(data1['Total Household Income'], data1['Total Food Expenditure'], data1['Meat Expenditure'], c='red', label = 'Cluster 1')</w:t>
      </w:r>
    </w:p>
    <w:p w14:paraId="432E93D7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kplot.scatter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3D(data2['Total Household Income'],data2['Total Food Expenditure'],data2['Meat Expenditure'],c ='green', label = 'Cluster 2')</w:t>
      </w:r>
    </w:p>
    <w:p w14:paraId="6CEA665C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kplot.scatter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3D(data3['Total Household Income'],data3['Total Food Expenditure'],data3['Meat Expenditure'],c ='blue', label = 'Cluster 3')</w:t>
      </w:r>
    </w:p>
    <w:p w14:paraId="7765CDA8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kplot.scatter</w:t>
      </w:r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3D(data4['Total Household Income'],data4['Total Food Expenditure'],data4['Meat Expenditure'],c ='yellow', label = 'Cluster 4')</w:t>
      </w:r>
    </w:p>
    <w:p w14:paraId="178F9826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plt.scatter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k_means_optimum.cluster_centers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_[:,0], 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k_means_optimum.cluster_centers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_[:,1], color = 'indigo', s = 200)</w:t>
      </w:r>
    </w:p>
    <w:p w14:paraId="7ACCB5DB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plt.legend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</w:p>
    <w:p w14:paraId="1A697A69" w14:textId="77777777" w:rsidR="0037008D" w:rsidRP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plt.title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("</w:t>
      </w:r>
      <w:proofErr w:type="spell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Kmeans</w:t>
      </w:r>
      <w:proofErr w:type="spell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")</w:t>
      </w:r>
    </w:p>
    <w:p w14:paraId="7235EC99" w14:textId="36BFE1D3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plt.show</w:t>
      </w:r>
      <w:proofErr w:type="spellEnd"/>
      <w:proofErr w:type="gramEnd"/>
      <w:r w:rsidRPr="0037008D">
        <w:rPr>
          <w:rFonts w:ascii="Times New Roman" w:hAnsi="Times New Roman" w:cs="Times New Roman"/>
          <w:sz w:val="28"/>
          <w:szCs w:val="28"/>
          <w:lang w:val="en-US" w:eastAsia="ru-RU"/>
        </w:rPr>
        <w:t>()</w:t>
      </w:r>
    </w:p>
    <w:p w14:paraId="7A4734E4" w14:textId="18C4F57C" w:rsidR="00FC009A" w:rsidRDefault="00FC009A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AEE779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#Basic imports</w:t>
      </w:r>
    </w:p>
    <w:p w14:paraId="196D9D3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numpy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as np</w:t>
      </w:r>
    </w:p>
    <w:p w14:paraId="1D36036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import pandas as pd</w:t>
      </w:r>
    </w:p>
    <w:p w14:paraId="3C2D62E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437311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sklearn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imports</w:t>
      </w:r>
    </w:p>
    <w:p w14:paraId="446454D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from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sklearn.decomposition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import PCA #Principal Component Analysis</w:t>
      </w:r>
    </w:p>
    <w:p w14:paraId="5818A3F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from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sklearn.manifold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import TSNE #T-Distributed Stochastic Neighbor Embedding</w:t>
      </w:r>
    </w:p>
    <w:p w14:paraId="4457E47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from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sklearn.cluster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import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KMeans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#K-Means Clustering</w:t>
      </w:r>
    </w:p>
    <w:p w14:paraId="7AE5AFD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from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sklearn.preprocessing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import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StandardScaler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#used for 'Feature Scaling'</w:t>
      </w:r>
    </w:p>
    <w:p w14:paraId="5897541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082152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plotly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imports</w:t>
      </w:r>
    </w:p>
    <w:p w14:paraId="597168D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plotly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as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</w:p>
    <w:p w14:paraId="6ED0798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import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plotly.graph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_objs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as go</w:t>
      </w:r>
    </w:p>
    <w:p w14:paraId="570A43D4" w14:textId="265960FF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from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plotly.offline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import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download_plotlyjs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init_notebook_mode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, plot,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iplot</w:t>
      </w:r>
      <w:proofErr w:type="spellEnd"/>
    </w:p>
    <w:p w14:paraId="4DEADD38" w14:textId="46358B3B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F2B20C4" w14:textId="42B4BC77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X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pd.DataFrame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data.iloc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[:, [0, 2, 7, 8]].values)</w:t>
      </w:r>
    </w:p>
    <w:p w14:paraId="195CA19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#Initialize our model</w:t>
      </w:r>
    </w:p>
    <w:p w14:paraId="11AED9E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kmeans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KMeans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n_clusters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=3)</w:t>
      </w:r>
    </w:p>
    <w:p w14:paraId="7BEAE69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#Fit our model</w:t>
      </w:r>
    </w:p>
    <w:p w14:paraId="7D9CD6A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kmeans.fit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(X)</w:t>
      </w:r>
    </w:p>
    <w:p w14:paraId="04E33CC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#Find which cluster each data-point belongs to</w:t>
      </w:r>
    </w:p>
    <w:p w14:paraId="1CA05B9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clusters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kmeans.predict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(X)</w:t>
      </w:r>
    </w:p>
    <w:p w14:paraId="4EE7796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#Add the cluster vector to our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DataFrame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, X</w:t>
      </w:r>
    </w:p>
    <w:p w14:paraId="2AAEF42D" w14:textId="34324BDD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X["Cluster"] = clusters</w:t>
      </w:r>
    </w:p>
    <w:p w14:paraId="683AF59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#plotX is a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DataFrame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containing 5000 values sampled randomly from X</w:t>
      </w:r>
    </w:p>
    <w:p w14:paraId="38EB95E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pd.DataFrame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np.array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X.sample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(5000)))</w:t>
      </w:r>
    </w:p>
    <w:p w14:paraId="40E2285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F335E2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#Rename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plotX's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columns since it was briefly converted to an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np.array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above</w:t>
      </w:r>
    </w:p>
    <w:p w14:paraId="089534BB" w14:textId="4EB1D73D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plotX.columns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X.columns</w:t>
      </w:r>
      <w:proofErr w:type="spellEnd"/>
      <w:proofErr w:type="gramEnd"/>
    </w:p>
    <w:p w14:paraId="55ADF4D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#PCA with one principal component</w:t>
      </w:r>
    </w:p>
    <w:p w14:paraId="0D97CDA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pca_1d = PCA(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n_components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=1)</w:t>
      </w:r>
    </w:p>
    <w:p w14:paraId="13B953D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7D12BB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#PCA with two principal components</w:t>
      </w:r>
    </w:p>
    <w:p w14:paraId="3E875E4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pca_2d = PCA(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n_components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=2)</w:t>
      </w:r>
    </w:p>
    <w:p w14:paraId="6A37BBB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729BFC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#PCA with three principal components</w:t>
      </w:r>
    </w:p>
    <w:p w14:paraId="179B2597" w14:textId="40075A5A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pca_3d = PCA(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n_components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=3)</w:t>
      </w:r>
    </w:p>
    <w:p w14:paraId="501A8A8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#This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DataFrame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holds that single principal component mentioned above</w:t>
      </w:r>
    </w:p>
    <w:p w14:paraId="25411D0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PCs_1d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pd.DataFrame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(pca_1d.fit_transform(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plotX.drop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(["Cluster"], axis=1)))</w:t>
      </w:r>
    </w:p>
    <w:p w14:paraId="4E039A6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B46CA0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#This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DataFrame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contains the two principal components that will be used</w:t>
      </w:r>
    </w:p>
    <w:p w14:paraId="65C1C80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for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the 2-D visualization mentioned above</w:t>
      </w:r>
    </w:p>
    <w:p w14:paraId="5624CCF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PCs_2d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pd.DataFrame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(pca_2d.fit_transform(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plotX.drop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(["Cluster"], axis=1)))</w:t>
      </w:r>
    </w:p>
    <w:p w14:paraId="5CD8716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68278E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#And this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DataFrame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contains three principal components that will aid us</w:t>
      </w:r>
    </w:p>
    <w:p w14:paraId="0665B1A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in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visualizing our clusters in 3-D</w:t>
      </w:r>
    </w:p>
    <w:p w14:paraId="75220CA7" w14:textId="63F203EA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PCs_3d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pd.DataFrame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(pca_3d.fit_transform(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plotX.drop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(["Cluster"], axis=1)))</w:t>
      </w:r>
    </w:p>
    <w:p w14:paraId="4A8BC13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PCs_1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d.columns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["PC1_1d"]</w:t>
      </w:r>
    </w:p>
    <w:p w14:paraId="6E80A97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8F2C49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#"PC1_2d" means: 'The first principal component of the components created for 2-D visualization, by PCA.'</w:t>
      </w:r>
    </w:p>
    <w:p w14:paraId="746D179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#And "PC2_2d" means: 'The second principal component of the components created for 2-D visualization, by PCA.'</w:t>
      </w:r>
    </w:p>
    <w:p w14:paraId="182EFF4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PCs_2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d.columns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["PC1_2d", "PC2_2d"]</w:t>
      </w:r>
    </w:p>
    <w:p w14:paraId="5E0437B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2DA10B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PCs_3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d.columns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["PC1_3d", "PC2_3d", "PC3_3d"]</w:t>
      </w:r>
    </w:p>
    <w:p w14:paraId="62BF2C6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B16ED3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pd.concat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([plotX,PCs_1d,PCs_2d,PCs_3d], axis=1, join='inner')</w:t>
      </w:r>
    </w:p>
    <w:p w14:paraId="19973E9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68D2091" w14:textId="55DF07A3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["dummy"] = 0</w:t>
      </w:r>
    </w:p>
    <w:p w14:paraId="552BD59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#Note that all of the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DataFrames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below are sub-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DataFrames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of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'.</w:t>
      </w:r>
    </w:p>
    <w:p w14:paraId="0DAD85F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#This is because we intend to plot the values contained within each of these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DataFrames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</w:p>
    <w:p w14:paraId="54F8316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08B7DB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cluster0 =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["Cluster"] == 0]</w:t>
      </w:r>
    </w:p>
    <w:p w14:paraId="12623AF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cluster1 =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["Cluster"] == 1]</w:t>
      </w:r>
    </w:p>
    <w:p w14:paraId="6834E502" w14:textId="0FC55E0F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cluster2 =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["Cluster"] == 2]</w:t>
      </w:r>
    </w:p>
    <w:p w14:paraId="410AD78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#This is needed so we can display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plotly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plots properly</w:t>
      </w:r>
    </w:p>
    <w:p w14:paraId="21B62D4F" w14:textId="00093168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init_notebook_mode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(connected=True)</w:t>
      </w:r>
    </w:p>
    <w:p w14:paraId="758EE5A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#Instructions for building the 1-D plot</w:t>
      </w:r>
    </w:p>
    <w:p w14:paraId="060DC05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897AC2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#trace1 is for 'Cluster 0'</w:t>
      </w:r>
    </w:p>
    <w:p w14:paraId="4DB548D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trace1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</w:p>
    <w:p w14:paraId="3EB90C3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cluster0["PC1_1d"],</w:t>
      </w:r>
    </w:p>
    <w:p w14:paraId="5C159FB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cluster0["dummy"],</w:t>
      </w:r>
    </w:p>
    <w:p w14:paraId="449C5F1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3DF8864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0",</w:t>
      </w:r>
    </w:p>
    <w:p w14:paraId="0244A0A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(255, 128, 255, 0.8)'),</w:t>
      </w:r>
    </w:p>
    <w:p w14:paraId="1DD4AD8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0311824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1C0197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#trace2 is for 'Cluster 1'</w:t>
      </w:r>
    </w:p>
    <w:p w14:paraId="519EAAA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trace2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</w:p>
    <w:p w14:paraId="4F04A14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cluster1["PC1_1d"],</w:t>
      </w:r>
    </w:p>
    <w:p w14:paraId="7FAC02D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cluster1["dummy"],</w:t>
      </w:r>
    </w:p>
    <w:p w14:paraId="04F71C4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1705700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1",</w:t>
      </w:r>
    </w:p>
    <w:p w14:paraId="46A8271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(255, 128, 2, 0.8)'),</w:t>
      </w:r>
    </w:p>
    <w:p w14:paraId="3BEFA58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73AEB4B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056B30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#trace3 is for 'Cluster 2'</w:t>
      </w:r>
    </w:p>
    <w:p w14:paraId="6920084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trace3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</w:p>
    <w:p w14:paraId="0CEBB1F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cluster2["PC1_1d"],</w:t>
      </w:r>
    </w:p>
    <w:p w14:paraId="49162BF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cluster2["dummy"],</w:t>
      </w:r>
    </w:p>
    <w:p w14:paraId="72A16C2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35BF3B0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2",</w:t>
      </w:r>
    </w:p>
    <w:p w14:paraId="04488F8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(0, 255, 200, 0.8)'),</w:t>
      </w:r>
    </w:p>
    <w:p w14:paraId="6EB6FDE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7D37EBF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56493E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[trace1, trace2, trace3]</w:t>
      </w:r>
    </w:p>
    <w:p w14:paraId="5E8C27F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1E711E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"Visualizing Clusters in One Dimension Using PCA"</w:t>
      </w:r>
    </w:p>
    <w:p w14:paraId="58A630C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AA9C05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layout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title,</w:t>
      </w:r>
    </w:p>
    <w:p w14:paraId="5D44D47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xaxis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title= 'PC1',ticklen= 5,zeroline= False),</w:t>
      </w:r>
    </w:p>
    <w:p w14:paraId="3497099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yaxis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title= '',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ticklen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= 5,zeroline= False)</w:t>
      </w:r>
    </w:p>
    <w:p w14:paraId="21576FC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)</w:t>
      </w:r>
    </w:p>
    <w:p w14:paraId="3266CB5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C93204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fig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data, layout = layout)</w:t>
      </w:r>
    </w:p>
    <w:p w14:paraId="234AC1B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BB916EE" w14:textId="6722479F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iplot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(fig)</w:t>
      </w:r>
    </w:p>
    <w:p w14:paraId="29D6B1D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#Instructions for building the 2-D plot</w:t>
      </w:r>
    </w:p>
    <w:p w14:paraId="2C71135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8FFDE1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#trace1 is for 'Cluster 0'</w:t>
      </w:r>
    </w:p>
    <w:p w14:paraId="5AF7673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trace1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</w:p>
    <w:p w14:paraId="603F09B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cluster0["PC1_2d"],</w:t>
      </w:r>
    </w:p>
    <w:p w14:paraId="6D6554F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cluster0["PC2_2d"],</w:t>
      </w:r>
    </w:p>
    <w:p w14:paraId="6378DE7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mode = "markers",</w:t>
      </w:r>
    </w:p>
    <w:p w14:paraId="2EFA921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0",</w:t>
      </w:r>
    </w:p>
    <w:p w14:paraId="5DC3F5B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(255, 128, 255, 0.8)'),</w:t>
      </w:r>
    </w:p>
    <w:p w14:paraId="41B65A8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0BBAC55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731FA4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#trace2 is for 'Cluster 1'</w:t>
      </w:r>
    </w:p>
    <w:p w14:paraId="735AE41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trace2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</w:p>
    <w:p w14:paraId="00EDE51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cluster1["PC1_2d"],</w:t>
      </w:r>
    </w:p>
    <w:p w14:paraId="417B1C0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cluster1["PC2_2d"],</w:t>
      </w:r>
    </w:p>
    <w:p w14:paraId="2AEFA6A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46D9B6C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1",</w:t>
      </w:r>
    </w:p>
    <w:p w14:paraId="2946B7A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(255, 128, 2, 0.8)'),</w:t>
      </w:r>
    </w:p>
    <w:p w14:paraId="1900721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412494F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373E10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#trace3 is for 'Cluster 2'</w:t>
      </w:r>
    </w:p>
    <w:p w14:paraId="7F8CE22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trace3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</w:p>
    <w:p w14:paraId="5ACD8BE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cluster2["PC1_2d"],</w:t>
      </w:r>
    </w:p>
    <w:p w14:paraId="1A7CCF3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cluster2["PC2_2d"],</w:t>
      </w:r>
    </w:p>
    <w:p w14:paraId="4125866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57A31EE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2",</w:t>
      </w:r>
    </w:p>
    <w:p w14:paraId="27E6325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(0, 255, 200, 0.8)'),</w:t>
      </w:r>
    </w:p>
    <w:p w14:paraId="45259E4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4F34E00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A826FA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[trace1, trace2, trace3]</w:t>
      </w:r>
    </w:p>
    <w:p w14:paraId="3901A1E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EADAF2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"Visualizing Clusters in Two Dimensions Using PCA"</w:t>
      </w:r>
    </w:p>
    <w:p w14:paraId="3826466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F67132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layout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title,</w:t>
      </w:r>
    </w:p>
    <w:p w14:paraId="20570BE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xaxis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title= 'PC1',ticklen= 5,zeroline= False),</w:t>
      </w:r>
    </w:p>
    <w:p w14:paraId="466F4D2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yaxis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title= 'PC2',ticklen= 5,zeroline= False)</w:t>
      </w:r>
    </w:p>
    <w:p w14:paraId="36EF43D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)</w:t>
      </w:r>
    </w:p>
    <w:p w14:paraId="140A0F7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100B80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fig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data, layout = layout)</w:t>
      </w:r>
    </w:p>
    <w:p w14:paraId="739FBB6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9227BD3" w14:textId="0A20DBD7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iplot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(fig)</w:t>
      </w:r>
    </w:p>
    <w:p w14:paraId="71B4595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#Instructions for building the 3-D plot</w:t>
      </w:r>
    </w:p>
    <w:p w14:paraId="2ED3D3E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F74ACB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#trace1 is for 'Cluster 0'</w:t>
      </w:r>
    </w:p>
    <w:p w14:paraId="0A12CEF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trace1 = 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3d(</w:t>
      </w:r>
    </w:p>
    <w:p w14:paraId="0E9B5F9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cluster0["PC1_3d"],</w:t>
      </w:r>
    </w:p>
    <w:p w14:paraId="79AF90C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cluster0["PC2_3d"],</w:t>
      </w:r>
    </w:p>
    <w:p w14:paraId="5F52097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z = cluster0["PC3_3d"],</w:t>
      </w:r>
    </w:p>
    <w:p w14:paraId="69421F1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28AF1DF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0",</w:t>
      </w:r>
    </w:p>
    <w:p w14:paraId="611DE63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(255, 128, 255, 0.8)'),</w:t>
      </w:r>
    </w:p>
    <w:p w14:paraId="5316E45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3042B53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A2E25F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#trace2 is for 'Cluster 1'</w:t>
      </w:r>
    </w:p>
    <w:p w14:paraId="277356A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trace2 = 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3d(</w:t>
      </w:r>
    </w:p>
    <w:p w14:paraId="0ED07AB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cluster1["PC1_3d"],</w:t>
      </w:r>
    </w:p>
    <w:p w14:paraId="6F01B3B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cluster1["PC2_3d"],</w:t>
      </w:r>
    </w:p>
    <w:p w14:paraId="2F57AA5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z = cluster1["PC3_3d"],</w:t>
      </w:r>
    </w:p>
    <w:p w14:paraId="512F0DB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mode = "markers",</w:t>
      </w:r>
    </w:p>
    <w:p w14:paraId="152F241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1",</w:t>
      </w:r>
    </w:p>
    <w:p w14:paraId="4C87652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(255, 128, 2, 0.8)'),</w:t>
      </w:r>
    </w:p>
    <w:p w14:paraId="0141A11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4DCD506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892A54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#trace3 is for 'Cluster 2'</w:t>
      </w:r>
    </w:p>
    <w:p w14:paraId="0CDCB2D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trace3 = 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3d(</w:t>
      </w:r>
    </w:p>
    <w:p w14:paraId="09C5FEE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cluster2["PC1_3d"],</w:t>
      </w:r>
    </w:p>
    <w:p w14:paraId="0BD1D0F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cluster2["PC2_3d"],</w:t>
      </w:r>
    </w:p>
    <w:p w14:paraId="0B4A922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z = cluster2["PC3_3d"],</w:t>
      </w:r>
    </w:p>
    <w:p w14:paraId="46D50C9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7651392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2",</w:t>
      </w:r>
    </w:p>
    <w:p w14:paraId="250A526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(0, 255, 200, 0.8)'),</w:t>
      </w:r>
    </w:p>
    <w:p w14:paraId="18080CF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07E6278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386A6E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[trace1, trace2, trace3]</w:t>
      </w:r>
    </w:p>
    <w:p w14:paraId="7FBCDAD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B24EA9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"Visualizing Clusters in Three Dimensions Using PCA"</w:t>
      </w:r>
    </w:p>
    <w:p w14:paraId="22484D0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AC05C9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layout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title,</w:t>
      </w:r>
    </w:p>
    <w:p w14:paraId="50ACCC2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xaxis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title= 'PC1',ticklen= 5,zeroline= False),</w:t>
      </w:r>
    </w:p>
    <w:p w14:paraId="10217A1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yaxis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title= 'PC2',ticklen= 5,zeroline= False)</w:t>
      </w:r>
    </w:p>
    <w:p w14:paraId="6F56AB5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)</w:t>
      </w:r>
    </w:p>
    <w:p w14:paraId="6AF7E54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324738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fig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data, layout = layout)</w:t>
      </w:r>
    </w:p>
    <w:p w14:paraId="68717AB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99E867F" w14:textId="5781F386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iplot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(fig)</w:t>
      </w:r>
    </w:p>
    <w:p w14:paraId="676CC0F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#plotX will hold the values we wish to plot</w:t>
      </w:r>
    </w:p>
    <w:p w14:paraId="523331F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pd.DataFrame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np.array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X.sample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(5000)))</w:t>
      </w:r>
    </w:p>
    <w:p w14:paraId="2F6844E1" w14:textId="52A41383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plotX.columns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X.columns</w:t>
      </w:r>
      <w:proofErr w:type="spellEnd"/>
      <w:proofErr w:type="gramEnd"/>
    </w:p>
    <w:p w14:paraId="132774A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#Set our perplexity</w:t>
      </w:r>
    </w:p>
    <w:p w14:paraId="7B8D7C47" w14:textId="3EEE6B9C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perplexity = 50</w:t>
      </w:r>
    </w:p>
    <w:p w14:paraId="12203CA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#T-SNE with one dimension</w:t>
      </w:r>
    </w:p>
    <w:p w14:paraId="79C343D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tsne_1d = 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TSNE(</w:t>
      </w:r>
      <w:proofErr w:type="spellStart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n_components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=1, perplexity=perplexity)</w:t>
      </w:r>
    </w:p>
    <w:p w14:paraId="530E1D9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F911FC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#T-SNE with two dimensions</w:t>
      </w:r>
    </w:p>
    <w:p w14:paraId="5D7C5EB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tsne_2d = 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TSNE(</w:t>
      </w:r>
      <w:proofErr w:type="spellStart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n_components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=2, perplexity=perplexity)</w:t>
      </w:r>
    </w:p>
    <w:p w14:paraId="074B963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9CF554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#T-SNE with three dimensions</w:t>
      </w:r>
    </w:p>
    <w:p w14:paraId="5BA3116B" w14:textId="78150F79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tsne_3d = 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TSNE(</w:t>
      </w:r>
      <w:proofErr w:type="spellStart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n_components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=3, perplexity=perplexity)</w:t>
      </w:r>
    </w:p>
    <w:p w14:paraId="5D8AC48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#This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DataFrame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holds a single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dimension,built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by T-SNE</w:t>
      </w:r>
    </w:p>
    <w:p w14:paraId="2FA2296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TCs_1d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pd.DataFrame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(tsne_1d.fit_transform(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plotX.drop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(["Cluster"], axis=1)))</w:t>
      </w:r>
    </w:p>
    <w:p w14:paraId="7B1B8E1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B26E63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#This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DataFrame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contains two dimensions, built by T-SNE</w:t>
      </w:r>
    </w:p>
    <w:p w14:paraId="4E5BA2E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TCs_2d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pd.DataFrame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(tsne_2d.fit_transform(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plotX.drop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(["Cluster"], axis=1)))</w:t>
      </w:r>
    </w:p>
    <w:p w14:paraId="2C86462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63EEB4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#And this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DataFrame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contains three dimensions, built by T-SNE</w:t>
      </w:r>
    </w:p>
    <w:p w14:paraId="5AFF8EA4" w14:textId="5DF359D0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TCs_3d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pd.DataFrame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(tsne_3d.fit_transform(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plotX.drop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(["Cluster"], axis=1)))</w:t>
      </w:r>
    </w:p>
    <w:p w14:paraId="005A243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TCs_1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d.columns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["TC1_1d"]</w:t>
      </w:r>
    </w:p>
    <w:p w14:paraId="1D2C621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ABB0B5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PCs_1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d.columns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["PC1_1d"]</w:t>
      </w:r>
    </w:p>
    <w:p w14:paraId="04AE85F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656E0A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#"TC1_2d" means: 'The first component of the components created for 2-D visualization, by T-SNE.'</w:t>
      </w:r>
    </w:p>
    <w:p w14:paraId="3DF6154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#And "TC2_2d" means: 'The second component of the components created for 2-D visualization, by T-SNE.'</w:t>
      </w:r>
    </w:p>
    <w:p w14:paraId="249C1D9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TCs_2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d.columns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["TC1_2d","TC2_2d"]</w:t>
      </w:r>
    </w:p>
    <w:p w14:paraId="1428E66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BC961BE" w14:textId="6C1786C7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TCs_3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d.columns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["TC1_3d","TC2_3d","TC3_3d"]</w:t>
      </w:r>
    </w:p>
    <w:p w14:paraId="5D9A63A6" w14:textId="6DE2913F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pd.concat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([plotX,TCs_1d,TCs_2d,TCs_3d], axis=1, join='inner')</w:t>
      </w:r>
    </w:p>
    <w:p w14:paraId="27EB1699" w14:textId="333B5B48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["dummy"] = 0</w:t>
      </w:r>
    </w:p>
    <w:p w14:paraId="34D5956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cluster0 =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["Cluster"] == 0]</w:t>
      </w:r>
    </w:p>
    <w:p w14:paraId="00D0D69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cluster1 =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["Cluster"] == 1]</w:t>
      </w:r>
    </w:p>
    <w:p w14:paraId="0729A523" w14:textId="1ED06E33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cluster2 =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plotX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["Cluster"] == 2]</w:t>
      </w:r>
    </w:p>
    <w:p w14:paraId="1B8256A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#Instructions for building the 1-D plot</w:t>
      </w:r>
    </w:p>
    <w:p w14:paraId="7244004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5CB0D3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#trace1 is for 'Cluster 0'</w:t>
      </w:r>
    </w:p>
    <w:p w14:paraId="49C7C39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trace1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</w:p>
    <w:p w14:paraId="0FA736F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cluster0["TC1_1d"],</w:t>
      </w:r>
    </w:p>
    <w:p w14:paraId="1CF3B98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cluster0["dummy"],</w:t>
      </w:r>
    </w:p>
    <w:p w14:paraId="4D2070A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708F0BB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0",</w:t>
      </w:r>
    </w:p>
    <w:p w14:paraId="3AC0484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(255, 128, 255, 0.8)'),</w:t>
      </w:r>
    </w:p>
    <w:p w14:paraId="7DA2015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4B1A6B3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F907D6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#trace2 is for 'Cluster 1'</w:t>
      </w:r>
    </w:p>
    <w:p w14:paraId="75273FB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trace2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</w:p>
    <w:p w14:paraId="7DC3456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cluster1["TC1_1d"],</w:t>
      </w:r>
    </w:p>
    <w:p w14:paraId="4749C9F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y = cluster1["dummy"],</w:t>
      </w:r>
    </w:p>
    <w:p w14:paraId="74D520C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2F585B2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1",</w:t>
      </w:r>
    </w:p>
    <w:p w14:paraId="6BAD924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(255, 128, 2, 0.8)'),</w:t>
      </w:r>
    </w:p>
    <w:p w14:paraId="7CD08C1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679B75D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203D1E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#trace3 is for 'Cluster 2'</w:t>
      </w:r>
    </w:p>
    <w:p w14:paraId="77996CB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trace3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</w:p>
    <w:p w14:paraId="53ED108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cluster2["TC1_1d"],</w:t>
      </w:r>
    </w:p>
    <w:p w14:paraId="48A0201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cluster2["dummy"],</w:t>
      </w:r>
    </w:p>
    <w:p w14:paraId="41FB5D9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6342E1F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2",</w:t>
      </w:r>
    </w:p>
    <w:p w14:paraId="17E2C43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(0, 255, 200, 0.8)'),</w:t>
      </w:r>
    </w:p>
    <w:p w14:paraId="718DB6B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64A74A5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0DAFC5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[trace1, trace2, trace3]</w:t>
      </w:r>
    </w:p>
    <w:p w14:paraId="6C0F533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2F78AD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"Visualizing Clusters in One Dimension Using T-SNE (perplexity=" + str(perplexity) + ")"</w:t>
      </w:r>
    </w:p>
    <w:p w14:paraId="0D96523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ADCE85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layout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title,</w:t>
      </w:r>
    </w:p>
    <w:p w14:paraId="67CA1BB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xaxis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title= 'TC1',ticklen= 5,zeroline= False),</w:t>
      </w:r>
    </w:p>
    <w:p w14:paraId="4F95E13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yaxis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title= '',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ticklen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= 5,zeroline= False)</w:t>
      </w:r>
    </w:p>
    <w:p w14:paraId="43EEF65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)</w:t>
      </w:r>
    </w:p>
    <w:p w14:paraId="416D5A3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B2BF94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fig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data, layout = layout)</w:t>
      </w:r>
    </w:p>
    <w:p w14:paraId="0107033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D206AB3" w14:textId="291211E9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iplot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(fig)</w:t>
      </w:r>
    </w:p>
    <w:p w14:paraId="40DFFB7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#Instructions for building the 2-D plot</w:t>
      </w:r>
    </w:p>
    <w:p w14:paraId="6BBF113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C0571E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#trace1 is for 'Cluster 0'</w:t>
      </w:r>
    </w:p>
    <w:p w14:paraId="17EEB66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trace1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</w:p>
    <w:p w14:paraId="3BD87C5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cluster0["TC1_2d"],</w:t>
      </w:r>
    </w:p>
    <w:p w14:paraId="7B25DC4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cluster0["TC2_2d"],</w:t>
      </w:r>
    </w:p>
    <w:p w14:paraId="768194F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643CD90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0",</w:t>
      </w:r>
    </w:p>
    <w:p w14:paraId="0D5E501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(255, 128, 255, 0.8)'),</w:t>
      </w:r>
    </w:p>
    <w:p w14:paraId="7633297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23CAB36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250D23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#trace2 is for 'Cluster 1'</w:t>
      </w:r>
    </w:p>
    <w:p w14:paraId="619DDF2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trace2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</w:p>
    <w:p w14:paraId="00878E9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cluster1["TC1_2d"],</w:t>
      </w:r>
    </w:p>
    <w:p w14:paraId="6B7667D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cluster1["TC2_2d"],</w:t>
      </w:r>
    </w:p>
    <w:p w14:paraId="387A57E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488C2D1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1",</w:t>
      </w:r>
    </w:p>
    <w:p w14:paraId="44AA86D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(255, 128, 2, 0.8)'),</w:t>
      </w:r>
    </w:p>
    <w:p w14:paraId="5D04153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00AEA56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70CA37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#trace3 is for 'Cluster 2'</w:t>
      </w:r>
    </w:p>
    <w:p w14:paraId="4AE7921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trace3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spellEnd"/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</w:p>
    <w:p w14:paraId="30DBCEA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cluster2["TC1_2d"],</w:t>
      </w:r>
    </w:p>
    <w:p w14:paraId="7B9397C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cluster2["TC2_2d"],</w:t>
      </w:r>
    </w:p>
    <w:p w14:paraId="6832DFE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mode = "markers",</w:t>
      </w:r>
    </w:p>
    <w:p w14:paraId="02C53BC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2",</w:t>
      </w:r>
    </w:p>
    <w:p w14:paraId="6392E90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(0, 255, 200, 0.8)'),</w:t>
      </w:r>
    </w:p>
    <w:p w14:paraId="1601AF8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59B852B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F4A33E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[trace1, trace2, trace3]</w:t>
      </w:r>
    </w:p>
    <w:p w14:paraId="2CB64E0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8DC615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"Visualizing Clusters in Two Dimensions Using T-SNE (perplexity=" + str(perplexity) + ")"</w:t>
      </w:r>
    </w:p>
    <w:p w14:paraId="698E6D8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80C3BE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layout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title,</w:t>
      </w:r>
    </w:p>
    <w:p w14:paraId="28636D7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xaxis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title= 'TC1',ticklen= 5,zeroline= False),</w:t>
      </w:r>
    </w:p>
    <w:p w14:paraId="096BC9A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yaxis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title= 'TC2',ticklen= 5,zeroline= False)</w:t>
      </w:r>
    </w:p>
    <w:p w14:paraId="0722AC9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)</w:t>
      </w:r>
    </w:p>
    <w:p w14:paraId="584499F6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AD3628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fig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data, layout = layout)</w:t>
      </w:r>
    </w:p>
    <w:p w14:paraId="7A77F86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545D113" w14:textId="525B7D22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iplot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(fig)</w:t>
      </w:r>
    </w:p>
    <w:p w14:paraId="21F5DC6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#Instructions for building the 3-D plot</w:t>
      </w:r>
    </w:p>
    <w:p w14:paraId="7015F8D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5F7651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#trace1 is for 'Cluster 0'</w:t>
      </w:r>
    </w:p>
    <w:p w14:paraId="4EEEAE5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trace1 = 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3d(</w:t>
      </w:r>
    </w:p>
    <w:p w14:paraId="35A2871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cluster0["TC1_3d"],</w:t>
      </w:r>
    </w:p>
    <w:p w14:paraId="372618A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cluster0["TC2_3d"],</w:t>
      </w:r>
    </w:p>
    <w:p w14:paraId="4B8CDCE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z = cluster0["TC3_3d"],</w:t>
      </w:r>
    </w:p>
    <w:p w14:paraId="7603EED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0FEDEB1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    name = "Cluster 0",</w:t>
      </w:r>
    </w:p>
    <w:p w14:paraId="3561CF6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(255, 128, 255, 0.8)'),</w:t>
      </w:r>
    </w:p>
    <w:p w14:paraId="045EF67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4A220EB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79B7A5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#trace2 is for 'Cluster 1'</w:t>
      </w:r>
    </w:p>
    <w:p w14:paraId="42B2339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trace2 = 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3d(</w:t>
      </w:r>
    </w:p>
    <w:p w14:paraId="4972716A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cluster1["TC1_3d"],</w:t>
      </w:r>
    </w:p>
    <w:p w14:paraId="4675BA8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cluster1["TC2_3d"],</w:t>
      </w:r>
    </w:p>
    <w:p w14:paraId="2D81069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z = cluster1["TC3_3d"],</w:t>
      </w:r>
    </w:p>
    <w:p w14:paraId="49E7726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4F1CAA31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1",</w:t>
      </w:r>
    </w:p>
    <w:p w14:paraId="19B9EC4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(255, 128, 2, 0.8)'),</w:t>
      </w:r>
    </w:p>
    <w:p w14:paraId="0CAAF8E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161C635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A1C69E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#trace3 is for 'Cluster 2'</w:t>
      </w:r>
    </w:p>
    <w:p w14:paraId="0F18C16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trace3 = </w:t>
      </w:r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go.Scatter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3d(</w:t>
      </w:r>
    </w:p>
    <w:p w14:paraId="43C15700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x = cluster2["TC1_3d"],</w:t>
      </w:r>
    </w:p>
    <w:p w14:paraId="6B33841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y = cluster2["TC2_3d"],</w:t>
      </w:r>
    </w:p>
    <w:p w14:paraId="3260936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z = cluster2["TC3_3d"],</w:t>
      </w:r>
    </w:p>
    <w:p w14:paraId="3E036687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mode = "markers",</w:t>
      </w:r>
    </w:p>
    <w:p w14:paraId="238124E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name = "Cluster 2",</w:t>
      </w:r>
    </w:p>
    <w:p w14:paraId="2C71A648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marker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color = '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(0, 255, 200, 0.8)'),</w:t>
      </w:r>
    </w:p>
    <w:p w14:paraId="1F04F55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      text = None)</w:t>
      </w:r>
    </w:p>
    <w:p w14:paraId="1C45EF7E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2016E2B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[trace1, trace2, trace3]</w:t>
      </w:r>
    </w:p>
    <w:p w14:paraId="4BEC46B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261547D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title = "Visualizing Clusters in Three Dimensions Using T-SNE (perplexity=" + str(perplexity) + ")"</w:t>
      </w:r>
    </w:p>
    <w:p w14:paraId="2AF304DF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80EA119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layout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 = title,</w:t>
      </w:r>
    </w:p>
    <w:p w14:paraId="74471DD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xaxis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title= 'TC1',ticklen= 5,zeroline= False),</w:t>
      </w:r>
    </w:p>
    <w:p w14:paraId="675182B2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 </w:t>
      </w: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yaxis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title= 'TC2',ticklen= 5,zeroline= False)</w:t>
      </w:r>
    </w:p>
    <w:p w14:paraId="3D0FD795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            )</w:t>
      </w:r>
    </w:p>
    <w:p w14:paraId="23CE3EB4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A48557C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fig = </w:t>
      </w:r>
      <w:proofErr w:type="spellStart"/>
      <w:proofErr w:type="gram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dict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data = data, layout = layout)</w:t>
      </w:r>
    </w:p>
    <w:p w14:paraId="04044493" w14:textId="77777777" w:rsidR="00FC009A" w:rsidRP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ADC6CCD" w14:textId="32C77CAB" w:rsidR="00FC009A" w:rsidRDefault="00FC009A" w:rsidP="00FC009A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proofErr w:type="spellStart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iplot</w:t>
      </w:r>
      <w:proofErr w:type="spellEnd"/>
      <w:r w:rsidRPr="00FC009A">
        <w:rPr>
          <w:rFonts w:ascii="Times New Roman" w:hAnsi="Times New Roman" w:cs="Times New Roman"/>
          <w:sz w:val="28"/>
          <w:szCs w:val="28"/>
          <w:lang w:val="en-US" w:eastAsia="ru-RU"/>
        </w:rPr>
        <w:t>(fig)</w:t>
      </w:r>
    </w:p>
    <w:p w14:paraId="1C49734B" w14:textId="48D8CA61" w:rsidR="0037008D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FD8C5AD" w14:textId="781CC9C8" w:rsidR="0037008D" w:rsidRPr="003F66F1" w:rsidRDefault="0037008D" w:rsidP="0037008D">
      <w:pPr>
        <w:ind w:firstLine="0"/>
        <w:jc w:val="left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Інші документи та ноутбуки </w:t>
      </w:r>
      <w:r w:rsidR="003F66F1">
        <w:rPr>
          <w:rFonts w:ascii="Times New Roman" w:hAnsi="Times New Roman" w:cs="Times New Roman"/>
          <w:sz w:val="28"/>
          <w:szCs w:val="28"/>
          <w:lang w:eastAsia="ru-RU"/>
        </w:rPr>
        <w:t xml:space="preserve">перелічені в </w:t>
      </w:r>
      <w:proofErr w:type="spellStart"/>
      <w:r w:rsidR="003F66F1">
        <w:rPr>
          <w:rFonts w:ascii="Times New Roman" w:hAnsi="Times New Roman" w:cs="Times New Roman"/>
          <w:sz w:val="28"/>
          <w:szCs w:val="28"/>
          <w:lang w:val="en-US" w:eastAsia="ru-RU"/>
        </w:rPr>
        <w:t>github</w:t>
      </w:r>
      <w:proofErr w:type="spellEnd"/>
      <w:r w:rsidR="003F66F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. </w:t>
      </w:r>
      <w:r w:rsidR="003F66F1">
        <w:rPr>
          <w:rFonts w:ascii="Times New Roman" w:hAnsi="Times New Roman" w:cs="Times New Roman"/>
          <w:sz w:val="28"/>
          <w:szCs w:val="28"/>
          <w:lang w:eastAsia="ru-RU"/>
        </w:rPr>
        <w:t xml:space="preserve">Посилання: </w:t>
      </w:r>
      <w:hyperlink r:id="rId76" w:history="1">
        <w:r w:rsidR="003F66F1" w:rsidRPr="00FA7CC4">
          <w:rPr>
            <w:rStyle w:val="aa"/>
            <w:rFonts w:ascii="Times New Roman" w:hAnsi="Times New Roman" w:cs="Times New Roman"/>
            <w:sz w:val="28"/>
            <w:szCs w:val="28"/>
            <w:lang w:eastAsia="ru-RU"/>
          </w:rPr>
          <w:t>https://github.com/vladislavister2/Clustering_AD_CourseWork</w:t>
        </w:r>
      </w:hyperlink>
      <w:r w:rsidR="003F66F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</w:p>
    <w:sectPr w:rsidR="0037008D" w:rsidRPr="003F66F1">
      <w:footerReference w:type="default" r:id="rId77"/>
      <w:pgSz w:w="12240" w:h="15840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930BB3" w14:textId="77777777" w:rsidR="00893CB4" w:rsidRDefault="00893CB4">
      <w:pPr>
        <w:spacing w:line="240" w:lineRule="auto"/>
      </w:pPr>
      <w:r>
        <w:separator/>
      </w:r>
    </w:p>
    <w:p w14:paraId="7934B455" w14:textId="77777777" w:rsidR="00893CB4" w:rsidRDefault="00893CB4"/>
  </w:endnote>
  <w:endnote w:type="continuationSeparator" w:id="0">
    <w:p w14:paraId="20C921E7" w14:textId="77777777" w:rsidR="00893CB4" w:rsidRDefault="00893CB4">
      <w:pPr>
        <w:spacing w:line="240" w:lineRule="auto"/>
      </w:pPr>
      <w:r>
        <w:continuationSeparator/>
      </w:r>
    </w:p>
    <w:p w14:paraId="5F264DCB" w14:textId="77777777" w:rsidR="00893CB4" w:rsidRDefault="00893CB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AEE9DD" w14:textId="77777777" w:rsidR="0015696D" w:rsidRDefault="0015696D" w:rsidP="001E5C39">
    <w:pPr>
      <w:pStyle w:val="a8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61000" w14:textId="49D222FD" w:rsidR="00CA632D" w:rsidRDefault="00CA632D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16B31">
      <w:rPr>
        <w:noProof/>
        <w:color w:val="000000"/>
      </w:rPr>
      <w:t>6</w:t>
    </w:r>
    <w:r>
      <w:rPr>
        <w:color w:val="000000"/>
      </w:rPr>
      <w:fldChar w:fldCharType="end"/>
    </w:r>
  </w:p>
  <w:p w14:paraId="3C00C4F7" w14:textId="77777777" w:rsidR="00CA632D" w:rsidRDefault="00CA632D">
    <w:pPr>
      <w:pBdr>
        <w:top w:val="nil"/>
        <w:left w:val="nil"/>
        <w:bottom w:val="nil"/>
        <w:right w:val="nil"/>
        <w:between w:val="nil"/>
      </w:pBdr>
      <w:tabs>
        <w:tab w:val="center" w:pos="4844"/>
        <w:tab w:val="right" w:pos="9689"/>
      </w:tabs>
      <w:spacing w:line="240" w:lineRule="auto"/>
      <w:rPr>
        <w:color w:val="000000"/>
      </w:rPr>
    </w:pPr>
    <w:r>
      <w:rPr>
        <w:color w:val="000000"/>
      </w:rPr>
      <w:t>‘</w:t>
    </w:r>
  </w:p>
  <w:p w14:paraId="3028E52E" w14:textId="77777777" w:rsidR="00815556" w:rsidRDefault="00815556"/>
  <w:p w14:paraId="2B8DBD1F" w14:textId="77777777" w:rsidR="00B915DC" w:rsidRDefault="00B915D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122F03" w14:textId="77777777" w:rsidR="00893CB4" w:rsidRDefault="00893CB4">
      <w:pPr>
        <w:spacing w:line="240" w:lineRule="auto"/>
      </w:pPr>
      <w:r>
        <w:separator/>
      </w:r>
    </w:p>
    <w:p w14:paraId="60A274C2" w14:textId="77777777" w:rsidR="00893CB4" w:rsidRDefault="00893CB4"/>
  </w:footnote>
  <w:footnote w:type="continuationSeparator" w:id="0">
    <w:p w14:paraId="0F307238" w14:textId="77777777" w:rsidR="00893CB4" w:rsidRDefault="00893CB4">
      <w:pPr>
        <w:spacing w:line="240" w:lineRule="auto"/>
      </w:pPr>
      <w:r>
        <w:continuationSeparator/>
      </w:r>
    </w:p>
    <w:p w14:paraId="509A8D82" w14:textId="77777777" w:rsidR="00893CB4" w:rsidRDefault="00893CB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C3609"/>
    <w:multiLevelType w:val="hybridMultilevel"/>
    <w:tmpl w:val="4D52A1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8C6AF8"/>
    <w:multiLevelType w:val="hybridMultilevel"/>
    <w:tmpl w:val="793669AC"/>
    <w:lvl w:ilvl="0" w:tplc="D00E348E">
      <w:start w:val="3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5263A"/>
    <w:multiLevelType w:val="multilevel"/>
    <w:tmpl w:val="8D08FAE6"/>
    <w:lvl w:ilvl="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6352831"/>
    <w:multiLevelType w:val="multilevel"/>
    <w:tmpl w:val="178CD9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7F12D6"/>
    <w:multiLevelType w:val="multilevel"/>
    <w:tmpl w:val="178CD9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065550"/>
    <w:multiLevelType w:val="hybridMultilevel"/>
    <w:tmpl w:val="5B6CA162"/>
    <w:lvl w:ilvl="0" w:tplc="CEC27C06">
      <w:start w:val="1"/>
      <w:numFmt w:val="decimal"/>
      <w:lvlText w:val="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E637A"/>
    <w:multiLevelType w:val="multilevel"/>
    <w:tmpl w:val="1FBAA876"/>
    <w:lvl w:ilvl="0">
      <w:start w:val="1"/>
      <w:numFmt w:val="decimal"/>
      <w:lvlText w:val="%1."/>
      <w:lvlJc w:val="left"/>
      <w:pPr>
        <w:ind w:left="643" w:hanging="360"/>
      </w:pPr>
    </w:lvl>
    <w:lvl w:ilvl="1">
      <w:start w:val="1"/>
      <w:numFmt w:val="lowerLetter"/>
      <w:lvlText w:val="%2."/>
      <w:lvlJc w:val="left"/>
      <w:pPr>
        <w:ind w:left="1363" w:hanging="359"/>
      </w:pPr>
    </w:lvl>
    <w:lvl w:ilvl="2">
      <w:start w:val="1"/>
      <w:numFmt w:val="lowerRoman"/>
      <w:lvlText w:val="%3."/>
      <w:lvlJc w:val="right"/>
      <w:pPr>
        <w:ind w:left="2083" w:hanging="180"/>
      </w:pPr>
    </w:lvl>
    <w:lvl w:ilvl="3">
      <w:start w:val="1"/>
      <w:numFmt w:val="decimal"/>
      <w:lvlText w:val="%4."/>
      <w:lvlJc w:val="left"/>
      <w:pPr>
        <w:ind w:left="2803" w:hanging="360"/>
      </w:pPr>
    </w:lvl>
    <w:lvl w:ilvl="4">
      <w:start w:val="1"/>
      <w:numFmt w:val="lowerLetter"/>
      <w:lvlText w:val="%5."/>
      <w:lvlJc w:val="left"/>
      <w:pPr>
        <w:ind w:left="3523" w:hanging="360"/>
      </w:pPr>
    </w:lvl>
    <w:lvl w:ilvl="5">
      <w:start w:val="1"/>
      <w:numFmt w:val="lowerRoman"/>
      <w:lvlText w:val="%6."/>
      <w:lvlJc w:val="right"/>
      <w:pPr>
        <w:ind w:left="4243" w:hanging="180"/>
      </w:pPr>
    </w:lvl>
    <w:lvl w:ilvl="6">
      <w:start w:val="1"/>
      <w:numFmt w:val="decimal"/>
      <w:lvlText w:val="%7."/>
      <w:lvlJc w:val="left"/>
      <w:pPr>
        <w:ind w:left="4963" w:hanging="360"/>
      </w:pPr>
    </w:lvl>
    <w:lvl w:ilvl="7">
      <w:start w:val="1"/>
      <w:numFmt w:val="lowerLetter"/>
      <w:lvlText w:val="%8."/>
      <w:lvlJc w:val="left"/>
      <w:pPr>
        <w:ind w:left="5683" w:hanging="360"/>
      </w:pPr>
    </w:lvl>
    <w:lvl w:ilvl="8">
      <w:start w:val="1"/>
      <w:numFmt w:val="lowerRoman"/>
      <w:lvlText w:val="%9."/>
      <w:lvlJc w:val="right"/>
      <w:pPr>
        <w:ind w:left="6403" w:hanging="180"/>
      </w:pPr>
    </w:lvl>
  </w:abstractNum>
  <w:abstractNum w:abstractNumId="7" w15:restartNumberingAfterBreak="0">
    <w:nsid w:val="27105459"/>
    <w:multiLevelType w:val="multilevel"/>
    <w:tmpl w:val="D52696F8"/>
    <w:lvl w:ilvl="0">
      <w:start w:val="1"/>
      <w:numFmt w:val="decimal"/>
      <w:lvlText w:val="%1."/>
      <w:lvlJc w:val="left"/>
      <w:pPr>
        <w:ind w:left="564" w:hanging="564"/>
      </w:pPr>
      <w:rPr>
        <w:rFonts w:hint="default"/>
      </w:rPr>
    </w:lvl>
    <w:lvl w:ilvl="1">
      <w:start w:val="1"/>
      <w:numFmt w:val="decimal"/>
      <w:pStyle w:val="8"/>
      <w:lvlText w:val="%1.%2."/>
      <w:lvlJc w:val="left"/>
      <w:pPr>
        <w:ind w:left="100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8" w15:restartNumberingAfterBreak="0">
    <w:nsid w:val="317B69A8"/>
    <w:multiLevelType w:val="multilevel"/>
    <w:tmpl w:val="3E3848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845" w:hanging="42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440" w:hanging="108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520" w:hanging="2160"/>
      </w:pPr>
    </w:lvl>
  </w:abstractNum>
  <w:abstractNum w:abstractNumId="9" w15:restartNumberingAfterBreak="0">
    <w:nsid w:val="5FE807AB"/>
    <w:multiLevelType w:val="multilevel"/>
    <w:tmpl w:val="A1DC0FF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2EE1494"/>
    <w:multiLevelType w:val="hybridMultilevel"/>
    <w:tmpl w:val="A6D84E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BE63E8"/>
    <w:multiLevelType w:val="multilevel"/>
    <w:tmpl w:val="09B4BE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9"/>
  </w:num>
  <w:num w:numId="2">
    <w:abstractNumId w:val="3"/>
  </w:num>
  <w:num w:numId="3">
    <w:abstractNumId w:val="2"/>
  </w:num>
  <w:num w:numId="4">
    <w:abstractNumId w:val="11"/>
  </w:num>
  <w:num w:numId="5">
    <w:abstractNumId w:val="6"/>
  </w:num>
  <w:num w:numId="6">
    <w:abstractNumId w:val="8"/>
  </w:num>
  <w:num w:numId="7">
    <w:abstractNumId w:val="4"/>
  </w:num>
  <w:num w:numId="8">
    <w:abstractNumId w:val="7"/>
  </w:num>
  <w:num w:numId="9">
    <w:abstractNumId w:val="5"/>
  </w:num>
  <w:num w:numId="10">
    <w:abstractNumId w:val="1"/>
  </w:num>
  <w:num w:numId="11">
    <w:abstractNumId w:val="10"/>
  </w:num>
  <w:num w:numId="1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Владислав">
    <w15:presenceInfo w15:providerId="None" w15:userId="Владислав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0976"/>
    <w:rsid w:val="00002AD5"/>
    <w:rsid w:val="0002645B"/>
    <w:rsid w:val="00043010"/>
    <w:rsid w:val="00056072"/>
    <w:rsid w:val="000767BD"/>
    <w:rsid w:val="000C5718"/>
    <w:rsid w:val="000D11E2"/>
    <w:rsid w:val="000E69B1"/>
    <w:rsid w:val="000F5B9C"/>
    <w:rsid w:val="000F77D2"/>
    <w:rsid w:val="00112016"/>
    <w:rsid w:val="001158B3"/>
    <w:rsid w:val="001209BA"/>
    <w:rsid w:val="001212B3"/>
    <w:rsid w:val="001272C1"/>
    <w:rsid w:val="0015696D"/>
    <w:rsid w:val="00160B86"/>
    <w:rsid w:val="00182C11"/>
    <w:rsid w:val="00191C64"/>
    <w:rsid w:val="0019433E"/>
    <w:rsid w:val="001A334B"/>
    <w:rsid w:val="001A4C83"/>
    <w:rsid w:val="001B0316"/>
    <w:rsid w:val="001B5314"/>
    <w:rsid w:val="001B5D72"/>
    <w:rsid w:val="001B6D73"/>
    <w:rsid w:val="001B7BEE"/>
    <w:rsid w:val="001B7D67"/>
    <w:rsid w:val="001D426D"/>
    <w:rsid w:val="001D6A19"/>
    <w:rsid w:val="001E79C0"/>
    <w:rsid w:val="001F2336"/>
    <w:rsid w:val="00222089"/>
    <w:rsid w:val="00226E6F"/>
    <w:rsid w:val="00244F5A"/>
    <w:rsid w:val="00246F75"/>
    <w:rsid w:val="0025621E"/>
    <w:rsid w:val="00267258"/>
    <w:rsid w:val="0027576E"/>
    <w:rsid w:val="0029646C"/>
    <w:rsid w:val="002A78AE"/>
    <w:rsid w:val="002C2E8F"/>
    <w:rsid w:val="002C3FEB"/>
    <w:rsid w:val="002E6E6F"/>
    <w:rsid w:val="002F0F08"/>
    <w:rsid w:val="002F1986"/>
    <w:rsid w:val="002F521F"/>
    <w:rsid w:val="00304717"/>
    <w:rsid w:val="003070E2"/>
    <w:rsid w:val="003232F1"/>
    <w:rsid w:val="00335DD7"/>
    <w:rsid w:val="0037008D"/>
    <w:rsid w:val="00397C8D"/>
    <w:rsid w:val="003A062C"/>
    <w:rsid w:val="003A44DB"/>
    <w:rsid w:val="003A5CF5"/>
    <w:rsid w:val="003A7C73"/>
    <w:rsid w:val="003B0862"/>
    <w:rsid w:val="003B3964"/>
    <w:rsid w:val="003D27F3"/>
    <w:rsid w:val="003D5719"/>
    <w:rsid w:val="003D63B2"/>
    <w:rsid w:val="003E0F71"/>
    <w:rsid w:val="003E6179"/>
    <w:rsid w:val="003F66F1"/>
    <w:rsid w:val="0040464E"/>
    <w:rsid w:val="004112CA"/>
    <w:rsid w:val="004141DB"/>
    <w:rsid w:val="004265A1"/>
    <w:rsid w:val="00427237"/>
    <w:rsid w:val="00461286"/>
    <w:rsid w:val="00461FD8"/>
    <w:rsid w:val="004A0CC3"/>
    <w:rsid w:val="004A5770"/>
    <w:rsid w:val="004A6010"/>
    <w:rsid w:val="004B08C5"/>
    <w:rsid w:val="004D1303"/>
    <w:rsid w:val="004D14A1"/>
    <w:rsid w:val="004D54A5"/>
    <w:rsid w:val="004F41DB"/>
    <w:rsid w:val="00511295"/>
    <w:rsid w:val="00524BDC"/>
    <w:rsid w:val="00527E16"/>
    <w:rsid w:val="00532BB0"/>
    <w:rsid w:val="00535BEF"/>
    <w:rsid w:val="00547EED"/>
    <w:rsid w:val="0055752B"/>
    <w:rsid w:val="00587D08"/>
    <w:rsid w:val="00590044"/>
    <w:rsid w:val="005C4F42"/>
    <w:rsid w:val="005E3C5B"/>
    <w:rsid w:val="005E68A7"/>
    <w:rsid w:val="005F46FF"/>
    <w:rsid w:val="00606991"/>
    <w:rsid w:val="00607B4A"/>
    <w:rsid w:val="00612908"/>
    <w:rsid w:val="00616B31"/>
    <w:rsid w:val="006524B2"/>
    <w:rsid w:val="00683846"/>
    <w:rsid w:val="006A48A9"/>
    <w:rsid w:val="006A66DE"/>
    <w:rsid w:val="006F139A"/>
    <w:rsid w:val="006F2FF3"/>
    <w:rsid w:val="00704C83"/>
    <w:rsid w:val="00707EED"/>
    <w:rsid w:val="00710C6F"/>
    <w:rsid w:val="00714360"/>
    <w:rsid w:val="00744291"/>
    <w:rsid w:val="007670AF"/>
    <w:rsid w:val="00770F75"/>
    <w:rsid w:val="00777F15"/>
    <w:rsid w:val="00785A23"/>
    <w:rsid w:val="00794180"/>
    <w:rsid w:val="007A0E9E"/>
    <w:rsid w:val="007B4CFB"/>
    <w:rsid w:val="007C4216"/>
    <w:rsid w:val="008036CA"/>
    <w:rsid w:val="00815556"/>
    <w:rsid w:val="008231D3"/>
    <w:rsid w:val="00831CA3"/>
    <w:rsid w:val="00837976"/>
    <w:rsid w:val="0084069B"/>
    <w:rsid w:val="00840953"/>
    <w:rsid w:val="008434CD"/>
    <w:rsid w:val="00847D73"/>
    <w:rsid w:val="0086211A"/>
    <w:rsid w:val="00862F9F"/>
    <w:rsid w:val="00881FCD"/>
    <w:rsid w:val="00885120"/>
    <w:rsid w:val="008926FC"/>
    <w:rsid w:val="00893CB4"/>
    <w:rsid w:val="008977FC"/>
    <w:rsid w:val="008D6716"/>
    <w:rsid w:val="008E3D37"/>
    <w:rsid w:val="008E5FC1"/>
    <w:rsid w:val="008E7768"/>
    <w:rsid w:val="008F7969"/>
    <w:rsid w:val="0090603A"/>
    <w:rsid w:val="009060AE"/>
    <w:rsid w:val="0091528D"/>
    <w:rsid w:val="00926EBF"/>
    <w:rsid w:val="00933EF6"/>
    <w:rsid w:val="009517F2"/>
    <w:rsid w:val="00962633"/>
    <w:rsid w:val="00966ED8"/>
    <w:rsid w:val="00967CDF"/>
    <w:rsid w:val="009B3003"/>
    <w:rsid w:val="009C6909"/>
    <w:rsid w:val="009E7D41"/>
    <w:rsid w:val="009F210C"/>
    <w:rsid w:val="009F5FFC"/>
    <w:rsid w:val="009F60BE"/>
    <w:rsid w:val="009F7E8C"/>
    <w:rsid w:val="00A0201D"/>
    <w:rsid w:val="00A03822"/>
    <w:rsid w:val="00A149C0"/>
    <w:rsid w:val="00A20C82"/>
    <w:rsid w:val="00A224CA"/>
    <w:rsid w:val="00A272F8"/>
    <w:rsid w:val="00A3223F"/>
    <w:rsid w:val="00A373CC"/>
    <w:rsid w:val="00A37E76"/>
    <w:rsid w:val="00A53657"/>
    <w:rsid w:val="00A564CE"/>
    <w:rsid w:val="00A62D6B"/>
    <w:rsid w:val="00A77E53"/>
    <w:rsid w:val="00A82117"/>
    <w:rsid w:val="00A854BB"/>
    <w:rsid w:val="00A908B9"/>
    <w:rsid w:val="00A9260C"/>
    <w:rsid w:val="00A967E9"/>
    <w:rsid w:val="00AA0630"/>
    <w:rsid w:val="00AA1097"/>
    <w:rsid w:val="00AB46DF"/>
    <w:rsid w:val="00AD4FCD"/>
    <w:rsid w:val="00AD6773"/>
    <w:rsid w:val="00AF1614"/>
    <w:rsid w:val="00AF4F32"/>
    <w:rsid w:val="00B06F8D"/>
    <w:rsid w:val="00B346B1"/>
    <w:rsid w:val="00B379D8"/>
    <w:rsid w:val="00B44834"/>
    <w:rsid w:val="00B50B3D"/>
    <w:rsid w:val="00B50CD2"/>
    <w:rsid w:val="00B55581"/>
    <w:rsid w:val="00B61786"/>
    <w:rsid w:val="00B676AE"/>
    <w:rsid w:val="00B71162"/>
    <w:rsid w:val="00B80556"/>
    <w:rsid w:val="00B81DD0"/>
    <w:rsid w:val="00B87CC4"/>
    <w:rsid w:val="00B915DC"/>
    <w:rsid w:val="00BB3BD8"/>
    <w:rsid w:val="00BC06A5"/>
    <w:rsid w:val="00BC31E5"/>
    <w:rsid w:val="00BC3CCE"/>
    <w:rsid w:val="00BD161D"/>
    <w:rsid w:val="00BD70AF"/>
    <w:rsid w:val="00BE0BCD"/>
    <w:rsid w:val="00BF0699"/>
    <w:rsid w:val="00BF5E38"/>
    <w:rsid w:val="00C136EA"/>
    <w:rsid w:val="00C13F43"/>
    <w:rsid w:val="00C2041E"/>
    <w:rsid w:val="00C33BEC"/>
    <w:rsid w:val="00C46AD7"/>
    <w:rsid w:val="00C53BBF"/>
    <w:rsid w:val="00C61DB9"/>
    <w:rsid w:val="00C651D0"/>
    <w:rsid w:val="00C7250A"/>
    <w:rsid w:val="00C80FF4"/>
    <w:rsid w:val="00C825D9"/>
    <w:rsid w:val="00C8445E"/>
    <w:rsid w:val="00C92C67"/>
    <w:rsid w:val="00C9305E"/>
    <w:rsid w:val="00CA43A0"/>
    <w:rsid w:val="00CA632D"/>
    <w:rsid w:val="00CA7554"/>
    <w:rsid w:val="00CD2C66"/>
    <w:rsid w:val="00CE4E1A"/>
    <w:rsid w:val="00CF14F1"/>
    <w:rsid w:val="00D10FFF"/>
    <w:rsid w:val="00D52FAE"/>
    <w:rsid w:val="00D72E90"/>
    <w:rsid w:val="00D73F06"/>
    <w:rsid w:val="00D85E19"/>
    <w:rsid w:val="00D86866"/>
    <w:rsid w:val="00D92591"/>
    <w:rsid w:val="00D965EE"/>
    <w:rsid w:val="00DA674C"/>
    <w:rsid w:val="00DB4B56"/>
    <w:rsid w:val="00DD673B"/>
    <w:rsid w:val="00DD70A5"/>
    <w:rsid w:val="00DE1CBC"/>
    <w:rsid w:val="00DF67B6"/>
    <w:rsid w:val="00E231E1"/>
    <w:rsid w:val="00E3013F"/>
    <w:rsid w:val="00E36403"/>
    <w:rsid w:val="00E42DFA"/>
    <w:rsid w:val="00E51300"/>
    <w:rsid w:val="00E70E9A"/>
    <w:rsid w:val="00E76B44"/>
    <w:rsid w:val="00E82DB8"/>
    <w:rsid w:val="00E905E1"/>
    <w:rsid w:val="00E951D6"/>
    <w:rsid w:val="00EB5E67"/>
    <w:rsid w:val="00EC03E2"/>
    <w:rsid w:val="00EC432D"/>
    <w:rsid w:val="00EE167F"/>
    <w:rsid w:val="00EF7278"/>
    <w:rsid w:val="00F07330"/>
    <w:rsid w:val="00F24955"/>
    <w:rsid w:val="00F25196"/>
    <w:rsid w:val="00F37295"/>
    <w:rsid w:val="00F42522"/>
    <w:rsid w:val="00F51FAB"/>
    <w:rsid w:val="00F70976"/>
    <w:rsid w:val="00F804BD"/>
    <w:rsid w:val="00F817E1"/>
    <w:rsid w:val="00F92665"/>
    <w:rsid w:val="00F95A48"/>
    <w:rsid w:val="00FC009A"/>
    <w:rsid w:val="00FC5963"/>
    <w:rsid w:val="00FD04E9"/>
    <w:rsid w:val="00FD1839"/>
    <w:rsid w:val="00FE2310"/>
    <w:rsid w:val="00FF69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9320E"/>
  <w15:docId w15:val="{3670BF00-97A2-41ED-9E56-577F2AA15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0FF4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7">
    <w:name w:val="heading 7"/>
    <w:basedOn w:val="1"/>
    <w:next w:val="a"/>
    <w:link w:val="70"/>
    <w:uiPriority w:val="9"/>
    <w:unhideWhenUsed/>
    <w:qFormat/>
    <w:rsid w:val="00CA7554"/>
    <w:pPr>
      <w:jc w:val="center"/>
      <w:outlineLvl w:val="6"/>
    </w:pPr>
    <w:rPr>
      <w:rFonts w:ascii="Times New Roman" w:hAnsi="Times New Roman" w:cs="Times New Roman"/>
      <w:sz w:val="32"/>
      <w:szCs w:val="32"/>
    </w:rPr>
  </w:style>
  <w:style w:type="paragraph" w:styleId="8">
    <w:name w:val="heading 8"/>
    <w:basedOn w:val="a0"/>
    <w:next w:val="a"/>
    <w:link w:val="80"/>
    <w:uiPriority w:val="9"/>
    <w:unhideWhenUsed/>
    <w:qFormat/>
    <w:rsid w:val="004D14A1"/>
    <w:pPr>
      <w:numPr>
        <w:ilvl w:val="1"/>
        <w:numId w:val="8"/>
      </w:numPr>
      <w:ind w:left="720"/>
      <w:outlineLvl w:val="7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Normal (Web)"/>
    <w:basedOn w:val="a"/>
    <w:uiPriority w:val="99"/>
    <w:unhideWhenUsed/>
    <w:rsid w:val="005842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a1"/>
    <w:rsid w:val="005842F5"/>
  </w:style>
  <w:style w:type="paragraph" w:styleId="a6">
    <w:name w:val="header"/>
    <w:basedOn w:val="a"/>
    <w:link w:val="a7"/>
    <w:uiPriority w:val="99"/>
    <w:unhideWhenUsed/>
    <w:rsid w:val="006B17EE"/>
    <w:pPr>
      <w:tabs>
        <w:tab w:val="center" w:pos="4844"/>
        <w:tab w:val="right" w:pos="9689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6B17EE"/>
    <w:rPr>
      <w:lang w:val="uk-UA"/>
    </w:rPr>
  </w:style>
  <w:style w:type="paragraph" w:styleId="a8">
    <w:name w:val="footer"/>
    <w:basedOn w:val="a"/>
    <w:link w:val="a9"/>
    <w:uiPriority w:val="99"/>
    <w:unhideWhenUsed/>
    <w:rsid w:val="006B17EE"/>
    <w:pPr>
      <w:tabs>
        <w:tab w:val="center" w:pos="4844"/>
        <w:tab w:val="right" w:pos="9689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6B17EE"/>
    <w:rPr>
      <w:lang w:val="uk-UA"/>
    </w:rPr>
  </w:style>
  <w:style w:type="paragraph" w:styleId="a0">
    <w:name w:val="List Paragraph"/>
    <w:basedOn w:val="a"/>
    <w:uiPriority w:val="34"/>
    <w:qFormat/>
    <w:rsid w:val="00D05805"/>
    <w:pPr>
      <w:ind w:left="720"/>
      <w:contextualSpacing/>
    </w:pPr>
  </w:style>
  <w:style w:type="character" w:styleId="aa">
    <w:name w:val="Hyperlink"/>
    <w:basedOn w:val="a1"/>
    <w:uiPriority w:val="99"/>
    <w:unhideWhenUsed/>
    <w:rsid w:val="00AC4147"/>
    <w:rPr>
      <w:color w:val="0563C1" w:themeColor="hyperlink"/>
      <w:u w:val="single"/>
    </w:rPr>
  </w:style>
  <w:style w:type="character" w:styleId="ab">
    <w:name w:val="FollowedHyperlink"/>
    <w:basedOn w:val="a1"/>
    <w:uiPriority w:val="99"/>
    <w:semiHidden/>
    <w:unhideWhenUsed/>
    <w:rsid w:val="00AC4147"/>
    <w:rPr>
      <w:color w:val="954F72" w:themeColor="followedHyperlink"/>
      <w:u w:val="single"/>
    </w:rPr>
  </w:style>
  <w:style w:type="paragraph" w:styleId="ac">
    <w:name w:val="No Spacing"/>
    <w:uiPriority w:val="1"/>
    <w:qFormat/>
    <w:rsid w:val="00E66C19"/>
    <w:pPr>
      <w:spacing w:line="240" w:lineRule="auto"/>
    </w:pPr>
  </w:style>
  <w:style w:type="table" w:styleId="-46">
    <w:name w:val="Grid Table 4 Accent 6"/>
    <w:basedOn w:val="a2"/>
    <w:uiPriority w:val="49"/>
    <w:rsid w:val="0015160D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CA6B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CA6B4E"/>
    <w:rPr>
      <w:rFonts w:ascii="Courier New" w:eastAsia="Times New Roman" w:hAnsi="Courier New" w:cs="Courier New"/>
      <w:sz w:val="20"/>
      <w:szCs w:val="20"/>
    </w:rPr>
  </w:style>
  <w:style w:type="character" w:customStyle="1" w:styleId="reference-accessdate">
    <w:name w:val="reference-accessdate"/>
    <w:basedOn w:val="a1"/>
    <w:rsid w:val="000362B8"/>
  </w:style>
  <w:style w:type="table" w:styleId="-76">
    <w:name w:val="Grid Table 7 Colorful Accent 6"/>
    <w:basedOn w:val="a2"/>
    <w:uiPriority w:val="52"/>
    <w:rsid w:val="001859D6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66">
    <w:name w:val="Grid Table 6 Colorful Accent 6"/>
    <w:basedOn w:val="a2"/>
    <w:uiPriority w:val="51"/>
    <w:rsid w:val="001859D6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ad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e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0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</w:rPr>
      <w:tblPr/>
      <w:tcPr>
        <w:tcBorders>
          <w:top w:val="single" w:sz="4" w:space="0" w:color="70AD47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af1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</w:rPr>
      <w:tblPr/>
      <w:tcPr>
        <w:tcBorders>
          <w:top w:val="single" w:sz="4" w:space="0" w:color="70AD47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af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A8D08D"/>
        </w:tcBorders>
      </w:tcPr>
    </w:tblStylePr>
    <w:tblStylePr w:type="lastRow">
      <w:rPr>
        <w:b/>
      </w:rPr>
      <w:tblPr/>
      <w:tcPr>
        <w:tcBorders>
          <w:top w:val="single" w:sz="4" w:space="0" w:color="A8D08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af7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8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9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a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b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c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d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e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table" w:customStyle="1" w:styleId="aff">
    <w:basedOn w:val="TableNormal"/>
    <w:pPr>
      <w:spacing w:line="240" w:lineRule="auto"/>
    </w:pPr>
    <w:rPr>
      <w:color w:val="538135"/>
    </w:rPr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bottom w:val="single" w:sz="4" w:space="0" w:color="A8D08D"/>
        </w:tcBorders>
      </w:tcPr>
    </w:tblStylePr>
    <w:tblStylePr w:type="nwCell">
      <w:tblPr/>
      <w:tcPr>
        <w:tcBorders>
          <w:bottom w:val="single" w:sz="4" w:space="0" w:color="A8D08D"/>
        </w:tcBorders>
      </w:tcPr>
    </w:tblStylePr>
    <w:tblStylePr w:type="seCell">
      <w:tblPr/>
      <w:tcPr>
        <w:tcBorders>
          <w:top w:val="single" w:sz="4" w:space="0" w:color="A8D08D"/>
        </w:tcBorders>
      </w:tcPr>
    </w:tblStylePr>
    <w:tblStylePr w:type="swCell">
      <w:tblPr/>
      <w:tcPr>
        <w:tcBorders>
          <w:top w:val="single" w:sz="4" w:space="0" w:color="A8D08D"/>
        </w:tcBorders>
      </w:tcPr>
    </w:tblStylePr>
  </w:style>
  <w:style w:type="character" w:styleId="aff0">
    <w:name w:val="Unresolved Mention"/>
    <w:basedOn w:val="a1"/>
    <w:uiPriority w:val="99"/>
    <w:semiHidden/>
    <w:unhideWhenUsed/>
    <w:rsid w:val="00710C6F"/>
    <w:rPr>
      <w:color w:val="605E5C"/>
      <w:shd w:val="clear" w:color="auto" w:fill="E1DFDD"/>
    </w:rPr>
  </w:style>
  <w:style w:type="character" w:styleId="aff1">
    <w:name w:val="Emphasis"/>
    <w:basedOn w:val="a1"/>
    <w:uiPriority w:val="20"/>
    <w:qFormat/>
    <w:rsid w:val="00397C8D"/>
    <w:rPr>
      <w:i/>
      <w:iCs/>
    </w:rPr>
  </w:style>
  <w:style w:type="table" w:customStyle="1" w:styleId="10">
    <w:name w:val="Сетка таблицы1"/>
    <w:basedOn w:val="a2"/>
    <w:next w:val="aff2"/>
    <w:uiPriority w:val="59"/>
    <w:rsid w:val="0015696D"/>
    <w:pPr>
      <w:spacing w:line="240" w:lineRule="auto"/>
    </w:pPr>
    <w:rPr>
      <w:rFonts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2">
    <w:name w:val="Table Grid"/>
    <w:basedOn w:val="a2"/>
    <w:uiPriority w:val="39"/>
    <w:rsid w:val="0015696D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Заголовок 7 Знак"/>
    <w:basedOn w:val="a1"/>
    <w:link w:val="7"/>
    <w:uiPriority w:val="9"/>
    <w:rsid w:val="00CA7554"/>
    <w:rPr>
      <w:rFonts w:ascii="Times New Roman" w:hAnsi="Times New Roman" w:cs="Times New Roman"/>
      <w:b/>
      <w:sz w:val="32"/>
      <w:szCs w:val="32"/>
    </w:rPr>
  </w:style>
  <w:style w:type="character" w:customStyle="1" w:styleId="80">
    <w:name w:val="Заголовок 8 Знак"/>
    <w:basedOn w:val="a1"/>
    <w:link w:val="8"/>
    <w:uiPriority w:val="9"/>
    <w:rsid w:val="004D14A1"/>
    <w:rPr>
      <w:rFonts w:ascii="Times New Roman" w:eastAsia="Times New Roman" w:hAnsi="Times New Roman" w:cs="Times New Roman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2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4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0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9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0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35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7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78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34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72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6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42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0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8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0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64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7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89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9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5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6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1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2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0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2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4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6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9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04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7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83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98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0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5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9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86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8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65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7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013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04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0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83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14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9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95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1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98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85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2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2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0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1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67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8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6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4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64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2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5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7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9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0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3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hyperlink" Target="https://towardsdatascience.com/the-5-clustering-algorithms-data-scientists-need-to-know-a36d136ef68" TargetMode="External"/><Relationship Id="rId16" Type="http://schemas.openxmlformats.org/officeDocument/2006/relationships/image" Target="media/image5.png"/><Relationship Id="rId11" Type="http://schemas.openxmlformats.org/officeDocument/2006/relationships/hyperlink" Target="https://www.globaltechcouncil.org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hyperlink" Target="https://towardsdatascience.com/why-you-are-using-t-sne-wrong-502412aab0c0" TargetMode="External"/><Relationship Id="rId79" Type="http://schemas.microsoft.com/office/2011/relationships/people" Target="people.xml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hyperlink" Target="https://habr.com/ru/post/67078/" TargetMode="External"/><Relationship Id="rId77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hyperlink" Target="https://pythonhosted.org/scikit-fuzzy/auto_examples/plot_cmeans.html" TargetMode="External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towardsdatascience.com/fuzzy-c-means-clustering-is-it-better-than-k-means-clustering-448a0aba1ee7" TargetMode="External"/><Relationship Id="rId75" Type="http://schemas.openxmlformats.org/officeDocument/2006/relationships/hyperlink" Target="https://www.kaggle.com/code/minc33/visualizing-high-dimensional-clusters/notebook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https://towardsdatascience.com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hyperlink" Target="https://www.superdatascience.com/blogs/self-organizing-maps-soms-extra-k-means-clustering-part-3" TargetMode="External"/><Relationship Id="rId78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hyperlink" Target="https://github.com/vladislavister2/Clustering_AD_CourseWork" TargetMode="External"/><Relationship Id="rId7" Type="http://schemas.openxmlformats.org/officeDocument/2006/relationships/footnotes" Target="footnotes.xml"/><Relationship Id="rId71" Type="http://schemas.openxmlformats.org/officeDocument/2006/relationships/hyperlink" Target="https://www.globaltechcouncil.org/clustering/k-means-clustering-vs-hierarchical-clustering/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lrtnjhJnKddPVGrixFJcKohZMQ==">AMUW2mXxJ8TgkMv23Ubd/xkBO7W+DpIWj3ZyN997JsKaqk+06dGifvJN3mDumHDnqEjj38jMLQnRfVl4wcJofwrE8w8KVJBKJhuKyT6hOMaVsEKkf/Oq2ETloaZp2nsSIrGxhxCFQcRE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4DA543A2-DFAE-4371-AADA-39952EF0C6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2354</TotalTime>
  <Pages>71</Pages>
  <Words>8004</Words>
  <Characters>45629</Characters>
  <Application>Microsoft Office Word</Application>
  <DocSecurity>0</DocSecurity>
  <Lines>380</Lines>
  <Paragraphs>107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 lavor</dc:creator>
  <cp:lastModifiedBy>Владислав</cp:lastModifiedBy>
  <cp:revision>66</cp:revision>
  <dcterms:created xsi:type="dcterms:W3CDTF">2021-12-26T11:58:00Z</dcterms:created>
  <dcterms:modified xsi:type="dcterms:W3CDTF">2022-06-13T19:58:00Z</dcterms:modified>
</cp:coreProperties>
</file>