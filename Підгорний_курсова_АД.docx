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984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5407162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2EE932F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4354863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16"/>
        </w:rPr>
      </w:pPr>
    </w:p>
    <w:p w14:paraId="1CAEDCE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36"/>
        </w:rPr>
      </w:pPr>
      <w:r w:rsidRPr="0015696D">
        <w:rPr>
          <w:rFonts w:ascii="Times New Roman" w:hAnsi="Times New Roman" w:cs="Times New Roman"/>
          <w:b/>
          <w:bCs/>
          <w:sz w:val="36"/>
        </w:rPr>
        <w:t>КУРСОВА РОБОТА</w:t>
      </w:r>
    </w:p>
    <w:p w14:paraId="7B5E593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u w:val="single"/>
        </w:rPr>
      </w:pPr>
      <w:r w:rsidRPr="0015696D">
        <w:rPr>
          <w:rFonts w:ascii="Times New Roman" w:hAnsi="Times New Roman" w:cs="Times New Roman"/>
          <w:sz w:val="28"/>
          <w:u w:val="single"/>
        </w:rPr>
        <w:t>з дисципліни «Аналіз даних в інформаційних системах»</w:t>
      </w:r>
    </w:p>
    <w:p w14:paraId="099F2C29" w14:textId="47A2E172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на тему: «</w:t>
      </w:r>
      <w:r>
        <w:rPr>
          <w:rFonts w:ascii="Times New Roman" w:hAnsi="Times New Roman" w:cs="Times New Roman"/>
          <w:sz w:val="28"/>
        </w:rPr>
        <w:t>Кластеризація в машинному навчанні</w:t>
      </w:r>
      <w:r w:rsidRPr="0015696D">
        <w:rPr>
          <w:rFonts w:ascii="Times New Roman" w:hAnsi="Times New Roman" w:cs="Times New Roman"/>
          <w:sz w:val="28"/>
        </w:rPr>
        <w:t>»</w:t>
      </w:r>
    </w:p>
    <w:p w14:paraId="3A6DD67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</w:p>
    <w:p w14:paraId="22C98E91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96F0367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2E25F23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61687796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7FC0A655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1CB9F9DA" w14:textId="68773FBD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Студента  2  курсу групи</w:t>
      </w:r>
      <w:r>
        <w:rPr>
          <w:rFonts w:ascii="Times New Roman" w:hAnsi="Times New Roman" w:cs="Times New Roman"/>
          <w:sz w:val="28"/>
        </w:rPr>
        <w:t xml:space="preserve"> ІТ-02</w:t>
      </w:r>
    </w:p>
    <w:p w14:paraId="25B2D41F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Спеціальності: 121 </w:t>
      </w:r>
    </w:p>
    <w:p w14:paraId="58807E61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«Інженерія програмного забезпечення»</w:t>
      </w:r>
    </w:p>
    <w:p w14:paraId="547D3644" w14:textId="56472243" w:rsidR="0015696D" w:rsidRPr="00B93C15" w:rsidRDefault="0015696D" w:rsidP="0015696D">
      <w:pPr>
        <w:ind w:left="3544"/>
        <w:rPr>
          <w:rFonts w:ascii="Times New Roman" w:hAnsi="Times New Roman" w:cs="Times New Roman"/>
          <w:sz w:val="28"/>
          <w:u w:val="single"/>
          <w:lang w:val="ru-RU"/>
        </w:rPr>
      </w:pPr>
      <w:proofErr w:type="spellStart"/>
      <w:r>
        <w:rPr>
          <w:rFonts w:ascii="Times New Roman" w:hAnsi="Times New Roman" w:cs="Times New Roman"/>
          <w:sz w:val="28"/>
          <w:u w:val="single"/>
        </w:rPr>
        <w:t>Підгорного</w:t>
      </w:r>
      <w:proofErr w:type="spellEnd"/>
      <w:r>
        <w:rPr>
          <w:rFonts w:ascii="Times New Roman" w:hAnsi="Times New Roman" w:cs="Times New Roman"/>
          <w:sz w:val="28"/>
          <w:u w:val="single"/>
        </w:rPr>
        <w:t xml:space="preserve"> Владислава</w:t>
      </w:r>
      <w:r w:rsidR="00B93C15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proofErr w:type="spellStart"/>
      <w:r w:rsidR="00B93C15">
        <w:rPr>
          <w:rFonts w:ascii="Times New Roman" w:hAnsi="Times New Roman" w:cs="Times New Roman"/>
          <w:sz w:val="28"/>
          <w:u w:val="single"/>
          <w:lang w:val="ru-RU"/>
        </w:rPr>
        <w:t>Володимировича</w:t>
      </w:r>
      <w:proofErr w:type="spellEnd"/>
    </w:p>
    <w:p w14:paraId="62979F2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16"/>
        </w:rPr>
        <w:t xml:space="preserve"> </w:t>
      </w:r>
    </w:p>
    <w:p w14:paraId="6DC25E55" w14:textId="77777777" w:rsidR="0015696D" w:rsidRPr="0015696D" w:rsidRDefault="0015696D" w:rsidP="0015696D">
      <w:pPr>
        <w:ind w:firstLine="4253"/>
        <w:rPr>
          <w:rFonts w:ascii="Times New Roman" w:hAnsi="Times New Roman" w:cs="Times New Roman"/>
          <w:sz w:val="16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«ПРИЙНЯВ» з оцінкою</w:t>
      </w:r>
    </w:p>
    <w:p w14:paraId="54A9CCA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lang w:val="ru-RU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___________________________________</w:t>
      </w:r>
    </w:p>
    <w:p w14:paraId="111DF4F9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доц. </w:t>
      </w:r>
      <w:proofErr w:type="spellStart"/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Ліхоузова</w:t>
      </w:r>
      <w:proofErr w:type="spellEnd"/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 Т.А. / доц. Олійник Ю.О.</w:t>
      </w:r>
    </w:p>
    <w:p w14:paraId="454BAC0E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0314666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_____________________________________</w:t>
      </w:r>
    </w:p>
    <w:p w14:paraId="40A89A8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Підпис                    Дата</w:t>
      </w:r>
    </w:p>
    <w:p w14:paraId="1F3C766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 </w:t>
      </w:r>
    </w:p>
    <w:p w14:paraId="6D97EE1D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7896C96A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BB9E384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  <w:sectPr w:rsidR="0015696D" w:rsidRPr="0015696D" w:rsidSect="00EF3AB9">
          <w:footerReference w:type="default" r:id="rId9"/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 w:rsidRPr="0015696D">
        <w:rPr>
          <w:rFonts w:ascii="Times New Roman" w:hAnsi="Times New Roman" w:cs="Times New Roman"/>
          <w:sz w:val="28"/>
          <w:szCs w:val="28"/>
        </w:rPr>
        <w:t>Київ - 2022 рік</w:t>
      </w:r>
    </w:p>
    <w:p w14:paraId="355A0A1B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lastRenderedPageBreak/>
        <w:t>Національний технічний університет України “КПІ ім. Ігоря Сікорського”</w:t>
      </w:r>
    </w:p>
    <w:p w14:paraId="5A428EC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Кафедра інформатики та програмної інженерії</w:t>
      </w:r>
    </w:p>
    <w:p w14:paraId="466BD0B1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Дисципліна 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Аналіз даних в інформаційно-управляючих системах </w:t>
      </w:r>
    </w:p>
    <w:p w14:paraId="3131E7D3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Спеціальність 121 "Інженерія програмного забезпечення"</w:t>
      </w:r>
    </w:p>
    <w:p w14:paraId="6297551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8C346" w14:textId="165B9DBC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Курс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2        </w:t>
      </w:r>
      <w:r w:rsidRPr="0015696D">
        <w:rPr>
          <w:rFonts w:ascii="Times New Roman" w:hAnsi="Times New Roman" w:cs="Times New Roman"/>
          <w:sz w:val="24"/>
          <w:szCs w:val="24"/>
        </w:rPr>
        <w:t xml:space="preserve">Група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І</w:t>
      </w:r>
      <w:r>
        <w:rPr>
          <w:rFonts w:ascii="Times New Roman" w:hAnsi="Times New Roman" w:cs="Times New Roman"/>
          <w:sz w:val="24"/>
          <w:szCs w:val="24"/>
          <w:u w:val="single"/>
        </w:rPr>
        <w:t>Т-02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 </w:t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  <w:t xml:space="preserve">Семестр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4</w:t>
      </w:r>
    </w:p>
    <w:p w14:paraId="7F5845CB" w14:textId="77777777" w:rsidR="0015696D" w:rsidRPr="0015696D" w:rsidRDefault="0015696D" w:rsidP="0015696D">
      <w:pPr>
        <w:rPr>
          <w:rFonts w:ascii="Times New Roman" w:hAnsi="Times New Roman" w:cs="Times New Roman"/>
          <w:u w:val="single"/>
        </w:rPr>
      </w:pPr>
    </w:p>
    <w:p w14:paraId="787A7620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ЗАВДАННЯ</w:t>
      </w:r>
    </w:p>
    <w:p w14:paraId="0D12B3B9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на курсову роботу студента</w:t>
      </w:r>
    </w:p>
    <w:tbl>
      <w:tblPr>
        <w:tblStyle w:val="10"/>
        <w:tblW w:w="973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9"/>
      </w:tblGrid>
      <w:tr w:rsidR="0015696D" w:rsidRPr="0015696D" w14:paraId="165AE1C5" w14:textId="77777777" w:rsidTr="0053172F">
        <w:trPr>
          <w:trHeight w:val="636"/>
        </w:trPr>
        <w:tc>
          <w:tcPr>
            <w:tcW w:w="9739" w:type="dxa"/>
          </w:tcPr>
          <w:p w14:paraId="21856AB2" w14:textId="53BFCACC" w:rsidR="0015696D" w:rsidRPr="0015696D" w:rsidRDefault="0015696D" w:rsidP="0015696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lang w:val="ru-RU"/>
              </w:rPr>
              <w:t>Підгорного</w:t>
            </w:r>
            <w:proofErr w:type="spellEnd"/>
            <w:r>
              <w:rPr>
                <w:rFonts w:ascii="Times New Roman" w:hAnsi="Times New Roman"/>
                <w:sz w:val="28"/>
                <w:lang w:val="ru-RU"/>
              </w:rPr>
              <w:t xml:space="preserve"> Владислава</w:t>
            </w:r>
          </w:p>
        </w:tc>
      </w:tr>
    </w:tbl>
    <w:p w14:paraId="3793F166" w14:textId="77777777" w:rsidR="0015696D" w:rsidRPr="0015696D" w:rsidRDefault="0015696D" w:rsidP="0015696D">
      <w:pPr>
        <w:rPr>
          <w:rFonts w:ascii="Times New Roman" w:hAnsi="Times New Roman" w:cs="Times New Roman"/>
        </w:rPr>
      </w:pPr>
    </w:p>
    <w:tbl>
      <w:tblPr>
        <w:tblStyle w:val="10"/>
        <w:tblW w:w="9757" w:type="dxa"/>
        <w:tblLook w:val="04A0" w:firstRow="1" w:lastRow="0" w:firstColumn="1" w:lastColumn="0" w:noHBand="0" w:noVBand="1"/>
      </w:tblPr>
      <w:tblGrid>
        <w:gridCol w:w="1790"/>
        <w:gridCol w:w="7967"/>
      </w:tblGrid>
      <w:tr w:rsidR="0015696D" w:rsidRPr="0015696D" w14:paraId="06DF353F" w14:textId="77777777" w:rsidTr="0053172F">
        <w:trPr>
          <w:trHeight w:val="383"/>
        </w:trPr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 w14:paraId="41A09DB0" w14:textId="77777777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1.Тема роботи</w:t>
            </w:r>
          </w:p>
        </w:tc>
        <w:tc>
          <w:tcPr>
            <w:tcW w:w="7967" w:type="dxa"/>
            <w:tcBorders>
              <w:top w:val="nil"/>
              <w:left w:val="nil"/>
              <w:right w:val="nil"/>
            </w:tcBorders>
          </w:tcPr>
          <w:p w14:paraId="49CE354A" w14:textId="5D6CC25C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Кластеризація в машинному навчанні</w:t>
            </w:r>
          </w:p>
        </w:tc>
      </w:tr>
      <w:tr w:rsidR="0015696D" w:rsidRPr="0015696D" w14:paraId="77BC9CFC" w14:textId="77777777" w:rsidTr="0053172F">
        <w:trPr>
          <w:trHeight w:val="383"/>
        </w:trPr>
        <w:tc>
          <w:tcPr>
            <w:tcW w:w="97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0A71CD" w14:textId="35812B98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</w:p>
        </w:tc>
      </w:tr>
      <w:tr w:rsidR="0015696D" w:rsidRPr="0015696D" w14:paraId="2CB4E027" w14:textId="77777777" w:rsidTr="0053172F">
        <w:trPr>
          <w:trHeight w:val="328"/>
        </w:trPr>
        <w:tc>
          <w:tcPr>
            <w:tcW w:w="9757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19DF75B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320801C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977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5103"/>
      </w:tblGrid>
      <w:tr w:rsidR="0015696D" w:rsidRPr="0015696D" w14:paraId="425D29A4" w14:textId="77777777" w:rsidTr="0053172F">
        <w:trPr>
          <w:trHeight w:val="276"/>
        </w:trPr>
        <w:tc>
          <w:tcPr>
            <w:tcW w:w="4671" w:type="dxa"/>
            <w:tcBorders>
              <w:top w:val="nil"/>
              <w:bottom w:val="nil"/>
              <w:right w:val="nil"/>
            </w:tcBorders>
          </w:tcPr>
          <w:p w14:paraId="7837E47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2.Строк здачі студентом закінченої роботи</w:t>
            </w:r>
          </w:p>
        </w:tc>
        <w:tc>
          <w:tcPr>
            <w:tcW w:w="5103" w:type="dxa"/>
            <w:tcBorders>
              <w:left w:val="nil"/>
            </w:tcBorders>
          </w:tcPr>
          <w:p w14:paraId="1344682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19.06.2022</w:t>
            </w:r>
          </w:p>
        </w:tc>
      </w:tr>
    </w:tbl>
    <w:p w14:paraId="0B134143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Style w:val="10"/>
        <w:tblW w:w="978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7"/>
        <w:gridCol w:w="6902"/>
      </w:tblGrid>
      <w:tr w:rsidR="0015696D" w:rsidRPr="00D85E19" w14:paraId="24DEB142" w14:textId="77777777" w:rsidTr="0015696D">
        <w:trPr>
          <w:trHeight w:val="292"/>
        </w:trPr>
        <w:tc>
          <w:tcPr>
            <w:tcW w:w="2887" w:type="dxa"/>
            <w:tcBorders>
              <w:bottom w:val="nil"/>
            </w:tcBorders>
          </w:tcPr>
          <w:p w14:paraId="7CBB6228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 Вхідні дані до роботи</w:t>
            </w:r>
          </w:p>
        </w:tc>
        <w:tc>
          <w:tcPr>
            <w:tcW w:w="6902" w:type="dxa"/>
            <w:tcBorders>
              <w:bottom w:val="single" w:sz="4" w:space="0" w:color="auto"/>
            </w:tcBorders>
          </w:tcPr>
          <w:p w14:paraId="3BB188ED" w14:textId="565F4023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методичні вказівки до курсової робот</w:t>
            </w:r>
            <w:r w:rsidR="00A3223F"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и</w:t>
            </w: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, обрані дані з сайту </w:t>
            </w:r>
          </w:p>
        </w:tc>
      </w:tr>
      <w:tr w:rsidR="0015696D" w:rsidRPr="0015696D" w14:paraId="3B05FC7D" w14:textId="77777777" w:rsidTr="0053172F">
        <w:trPr>
          <w:trHeight w:val="278"/>
        </w:trPr>
        <w:tc>
          <w:tcPr>
            <w:tcW w:w="9789" w:type="dxa"/>
            <w:gridSpan w:val="2"/>
            <w:tcBorders>
              <w:bottom w:val="single" w:sz="4" w:space="0" w:color="auto"/>
            </w:tcBorders>
          </w:tcPr>
          <w:p w14:paraId="0E42FD8E" w14:textId="6DCBE11B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https://www.kaggle.com/datasets/grosvenpaul/family-income-and-expenditure</w:t>
            </w:r>
          </w:p>
        </w:tc>
      </w:tr>
      <w:tr w:rsidR="0015696D" w:rsidRPr="0015696D" w14:paraId="6C6F45CA" w14:textId="77777777" w:rsidTr="0053172F">
        <w:trPr>
          <w:trHeight w:val="292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B42152" w14:textId="15B2EC73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https://scikit-learn.org/stable/user_guide.html</w:t>
            </w:r>
          </w:p>
        </w:tc>
      </w:tr>
      <w:tr w:rsidR="0015696D" w:rsidRPr="0015696D" w14:paraId="29BB1200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D55218" w14:textId="4118D497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https://matplotlib.org/stable/users/index</w:t>
            </w:r>
          </w:p>
        </w:tc>
      </w:tr>
      <w:tr w:rsidR="0015696D" w:rsidRPr="0015696D" w14:paraId="2302BA42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8AE5515" w14:textId="7242C02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  <w:t xml:space="preserve"> </w:t>
            </w:r>
          </w:p>
        </w:tc>
      </w:tr>
    </w:tbl>
    <w:p w14:paraId="55799688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3490CA7B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  <w:r w:rsidRPr="0015696D">
        <w:rPr>
          <w:rFonts w:ascii="Times New Roman" w:hAnsi="Times New Roman" w:cs="Times New Roman"/>
          <w:sz w:val="24"/>
        </w:rPr>
        <w:t>4.Зміст розрахунково-пояснювальної записки (перелік питань, які підлягають розробці)</w:t>
      </w:r>
    </w:p>
    <w:tbl>
      <w:tblPr>
        <w:tblStyle w:val="10"/>
        <w:tblW w:w="979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94"/>
      </w:tblGrid>
      <w:tr w:rsidR="0015696D" w:rsidRPr="0015696D" w14:paraId="787DA530" w14:textId="77777777" w:rsidTr="0053172F">
        <w:trPr>
          <w:trHeight w:val="308"/>
        </w:trPr>
        <w:tc>
          <w:tcPr>
            <w:tcW w:w="9794" w:type="dxa"/>
          </w:tcPr>
          <w:p w14:paraId="31B499D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1.Постановка задачі</w:t>
            </w:r>
          </w:p>
        </w:tc>
      </w:tr>
      <w:tr w:rsidR="0015696D" w:rsidRPr="0015696D" w14:paraId="68E56326" w14:textId="77777777" w:rsidTr="0053172F">
        <w:trPr>
          <w:trHeight w:val="308"/>
        </w:trPr>
        <w:tc>
          <w:tcPr>
            <w:tcW w:w="9794" w:type="dxa"/>
          </w:tcPr>
          <w:p w14:paraId="07372078" w14:textId="4C1989C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</w:t>
            </w:r>
            <w:r w:rsid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Обгрунтування вибору методів інтелектуального аналізу даними</w:t>
            </w:r>
          </w:p>
        </w:tc>
      </w:tr>
      <w:tr w:rsidR="0015696D" w:rsidRPr="0015696D" w14:paraId="4764C6B4" w14:textId="77777777" w:rsidTr="0053172F">
        <w:trPr>
          <w:trHeight w:val="308"/>
        </w:trPr>
        <w:tc>
          <w:tcPr>
            <w:tcW w:w="9794" w:type="dxa"/>
          </w:tcPr>
          <w:p w14:paraId="4319948D" w14:textId="1EF29040" w:rsidR="0015696D" w:rsidRPr="005F46FF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</w:t>
            </w:r>
            <w:r w:rsidR="005F46FF" w:rsidRP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Застосування та порівняння ефективності методів інтелектуального аналізу даними для поставленого завдання</w:t>
            </w:r>
          </w:p>
        </w:tc>
      </w:tr>
      <w:tr w:rsidR="0015696D" w:rsidRPr="0015696D" w14:paraId="11FB9149" w14:textId="77777777" w:rsidTr="0053172F">
        <w:trPr>
          <w:trHeight w:val="308"/>
        </w:trPr>
        <w:tc>
          <w:tcPr>
            <w:tcW w:w="9794" w:type="dxa"/>
          </w:tcPr>
          <w:p w14:paraId="0027CD4C" w14:textId="5C52A2EA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5F46FF" w:rsidRPr="0015696D" w14:paraId="13FE2B2F" w14:textId="77777777" w:rsidTr="0053172F">
        <w:trPr>
          <w:trHeight w:val="308"/>
        </w:trPr>
        <w:tc>
          <w:tcPr>
            <w:tcW w:w="9794" w:type="dxa"/>
          </w:tcPr>
          <w:p w14:paraId="130077BC" w14:textId="77777777" w:rsidR="005F46FF" w:rsidRPr="0015696D" w:rsidRDefault="005F46FF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7B016B98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08998C5" w14:textId="77777777" w:rsidR="0015696D" w:rsidRPr="0015696D" w:rsidRDefault="0015696D" w:rsidP="0015696D">
      <w:pPr>
        <w:spacing w:before="12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5.Перелік графічного матеріалу ( з точним зазначенням обов’язкових креслень )</w:t>
      </w:r>
    </w:p>
    <w:tbl>
      <w:tblPr>
        <w:tblStyle w:val="10"/>
        <w:tblW w:w="975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46"/>
        <w:gridCol w:w="7013"/>
      </w:tblGrid>
      <w:tr w:rsidR="0015696D" w:rsidRPr="0015696D" w14:paraId="26B9C911" w14:textId="77777777" w:rsidTr="0053172F">
        <w:trPr>
          <w:trHeight w:val="291"/>
        </w:trPr>
        <w:tc>
          <w:tcPr>
            <w:tcW w:w="9759" w:type="dxa"/>
            <w:gridSpan w:val="2"/>
          </w:tcPr>
          <w:p w14:paraId="39B66E7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0B42E22" w14:textId="77777777" w:rsidTr="0053172F">
        <w:trPr>
          <w:trHeight w:val="278"/>
        </w:trPr>
        <w:tc>
          <w:tcPr>
            <w:tcW w:w="9759" w:type="dxa"/>
            <w:gridSpan w:val="2"/>
          </w:tcPr>
          <w:p w14:paraId="406368B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1C7BC65" w14:textId="77777777" w:rsidTr="0053172F">
        <w:trPr>
          <w:trHeight w:val="291"/>
        </w:trPr>
        <w:tc>
          <w:tcPr>
            <w:tcW w:w="9759" w:type="dxa"/>
            <w:gridSpan w:val="2"/>
          </w:tcPr>
          <w:p w14:paraId="5B5AB46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7852DD9B" w14:textId="77777777" w:rsidTr="0053172F">
        <w:trPr>
          <w:trHeight w:val="278"/>
        </w:trPr>
        <w:tc>
          <w:tcPr>
            <w:tcW w:w="9759" w:type="dxa"/>
            <w:gridSpan w:val="2"/>
          </w:tcPr>
          <w:p w14:paraId="2693348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51BFD4B1" w14:textId="77777777" w:rsidTr="0053172F">
        <w:trPr>
          <w:trHeight w:val="686"/>
        </w:trPr>
        <w:tc>
          <w:tcPr>
            <w:tcW w:w="2746" w:type="dxa"/>
            <w:tcBorders>
              <w:top w:val="nil"/>
              <w:bottom w:val="nil"/>
              <w:right w:val="nil"/>
            </w:tcBorders>
          </w:tcPr>
          <w:p w14:paraId="1E0C76DA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5F38404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6.Дата видачі завдання </w:t>
            </w:r>
          </w:p>
        </w:tc>
        <w:tc>
          <w:tcPr>
            <w:tcW w:w="7012" w:type="dxa"/>
            <w:tcBorders>
              <w:left w:val="nil"/>
            </w:tcBorders>
          </w:tcPr>
          <w:p w14:paraId="0C065DF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6B4F06A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16.04.2022</w:t>
            </w:r>
          </w:p>
        </w:tc>
      </w:tr>
    </w:tbl>
    <w:p w14:paraId="474F6CD5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4D0EFBBF" w14:textId="77777777" w:rsidR="0015696D" w:rsidRPr="0015696D" w:rsidRDefault="0015696D" w:rsidP="0015696D">
      <w:pPr>
        <w:widowControl w:val="0"/>
        <w:shd w:val="clear" w:color="auto" w:fill="FFFFFF"/>
        <w:tabs>
          <w:tab w:val="center" w:pos="4818"/>
          <w:tab w:val="right" w:pos="9637"/>
        </w:tabs>
        <w:autoSpaceDE w:val="0"/>
        <w:autoSpaceDN w:val="0"/>
        <w:adjustRightInd w:val="0"/>
        <w:spacing w:line="410" w:lineRule="exact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lastRenderedPageBreak/>
        <w:tab/>
        <w:t>КАЛЕНДАРНИЙ ПЛАН</w:t>
      </w: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ab/>
      </w:r>
    </w:p>
    <w:p w14:paraId="52DCBC75" w14:textId="77777777" w:rsidR="0015696D" w:rsidRPr="0015696D" w:rsidRDefault="0015696D" w:rsidP="0015696D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998"/>
        <w:gridCol w:w="5656"/>
        <w:gridCol w:w="1849"/>
        <w:gridCol w:w="1124"/>
      </w:tblGrid>
      <w:tr w:rsidR="0015696D" w:rsidRPr="0015696D" w14:paraId="7ABB4554" w14:textId="77777777" w:rsidTr="0053172F">
        <w:trPr>
          <w:trHeight w:val="734"/>
        </w:trPr>
        <w:tc>
          <w:tcPr>
            <w:tcW w:w="378" w:type="pct"/>
          </w:tcPr>
          <w:p w14:paraId="7936A7D2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40D122E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32346B8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200F018D" w14:textId="77777777" w:rsidR="0015696D" w:rsidRPr="0015696D" w:rsidRDefault="0015696D" w:rsidP="0015696D">
            <w:pPr>
              <w:ind w:hanging="7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96D" w:rsidRPr="0015696D" w14:paraId="36C14F19" w14:textId="77777777" w:rsidTr="0053172F">
        <w:trPr>
          <w:trHeight w:val="394"/>
        </w:trPr>
        <w:tc>
          <w:tcPr>
            <w:tcW w:w="378" w:type="pct"/>
          </w:tcPr>
          <w:p w14:paraId="7D5F8FD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561D18C5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354C214C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16.04.2022</w:t>
            </w:r>
          </w:p>
        </w:tc>
        <w:tc>
          <w:tcPr>
            <w:tcW w:w="717" w:type="pct"/>
          </w:tcPr>
          <w:p w14:paraId="44A63162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47C5AC9" w14:textId="77777777" w:rsidTr="0053172F">
        <w:trPr>
          <w:trHeight w:val="499"/>
        </w:trPr>
        <w:tc>
          <w:tcPr>
            <w:tcW w:w="378" w:type="pct"/>
          </w:tcPr>
          <w:p w14:paraId="31044B66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0CCD4F51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Визначення зовнішніх джерел даних </w:t>
            </w:r>
          </w:p>
        </w:tc>
        <w:tc>
          <w:tcPr>
            <w:tcW w:w="787" w:type="pct"/>
          </w:tcPr>
          <w:p w14:paraId="3B687FF0" w14:textId="1A28BE7D" w:rsidR="0015696D" w:rsidRPr="00D85E19" w:rsidRDefault="004112CA" w:rsidP="004112CA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24.04.2022</w:t>
            </w:r>
          </w:p>
        </w:tc>
        <w:tc>
          <w:tcPr>
            <w:tcW w:w="717" w:type="pct"/>
          </w:tcPr>
          <w:p w14:paraId="3300E5CB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F9C35D" w14:textId="77777777" w:rsidTr="0053172F">
        <w:trPr>
          <w:trHeight w:val="499"/>
        </w:trPr>
        <w:tc>
          <w:tcPr>
            <w:tcW w:w="378" w:type="pct"/>
          </w:tcPr>
          <w:p w14:paraId="71B3BA2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16F8F13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674A8174" w14:textId="70E17337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28.04.2022</w:t>
            </w:r>
          </w:p>
        </w:tc>
        <w:tc>
          <w:tcPr>
            <w:tcW w:w="717" w:type="pct"/>
          </w:tcPr>
          <w:p w14:paraId="30551B01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020B6CAC" w14:textId="77777777" w:rsidTr="0053172F">
        <w:trPr>
          <w:trHeight w:val="499"/>
        </w:trPr>
        <w:tc>
          <w:tcPr>
            <w:tcW w:w="378" w:type="pct"/>
          </w:tcPr>
          <w:p w14:paraId="47C8A3FF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774845F9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Розробка моделі сховища даних</w:t>
            </w:r>
          </w:p>
        </w:tc>
        <w:tc>
          <w:tcPr>
            <w:tcW w:w="787" w:type="pct"/>
          </w:tcPr>
          <w:p w14:paraId="2AB16795" w14:textId="1AC67100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14:paraId="72DF77F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B08FE7C" w14:textId="77777777" w:rsidTr="0053172F">
        <w:trPr>
          <w:trHeight w:val="499"/>
        </w:trPr>
        <w:tc>
          <w:tcPr>
            <w:tcW w:w="378" w:type="pct"/>
          </w:tcPr>
          <w:p w14:paraId="0B54BFD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4D50DEF8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Розробка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 xml:space="preserve">ETL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процесів</w:t>
            </w:r>
          </w:p>
        </w:tc>
        <w:tc>
          <w:tcPr>
            <w:tcW w:w="787" w:type="pct"/>
          </w:tcPr>
          <w:p w14:paraId="3286B996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58A7074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3CE3754D" w14:textId="77777777" w:rsidTr="0053172F">
        <w:trPr>
          <w:trHeight w:val="499"/>
        </w:trPr>
        <w:tc>
          <w:tcPr>
            <w:tcW w:w="378" w:type="pct"/>
          </w:tcPr>
          <w:p w14:paraId="0317CE11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43490EA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Обґрунтування  методів інтелектуального аналізу даних</w:t>
            </w:r>
          </w:p>
        </w:tc>
        <w:tc>
          <w:tcPr>
            <w:tcW w:w="787" w:type="pct"/>
          </w:tcPr>
          <w:p w14:paraId="64C5255E" w14:textId="6AD40812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06.05.2022</w:t>
            </w:r>
          </w:p>
        </w:tc>
        <w:tc>
          <w:tcPr>
            <w:tcW w:w="717" w:type="pct"/>
          </w:tcPr>
          <w:p w14:paraId="7A37772A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346C131" w14:textId="77777777" w:rsidTr="0053172F">
        <w:trPr>
          <w:trHeight w:val="499"/>
        </w:trPr>
        <w:tc>
          <w:tcPr>
            <w:tcW w:w="378" w:type="pct"/>
          </w:tcPr>
          <w:p w14:paraId="7D17EC4D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19D1444E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Застосування та порівняння ефективності методів інтелектуального аналізу даних</w:t>
            </w:r>
          </w:p>
        </w:tc>
        <w:tc>
          <w:tcPr>
            <w:tcW w:w="787" w:type="pct"/>
          </w:tcPr>
          <w:p w14:paraId="0C362168" w14:textId="48D49445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16.05.2022</w:t>
            </w:r>
          </w:p>
        </w:tc>
        <w:tc>
          <w:tcPr>
            <w:tcW w:w="717" w:type="pct"/>
          </w:tcPr>
          <w:p w14:paraId="13AC47A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8FC7A0" w14:textId="77777777" w:rsidTr="0053172F">
        <w:trPr>
          <w:trHeight w:val="250"/>
        </w:trPr>
        <w:tc>
          <w:tcPr>
            <w:tcW w:w="378" w:type="pct"/>
          </w:tcPr>
          <w:p w14:paraId="5C6E4C9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E7E1EB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176E3498" w14:textId="64D7EE2B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29.05.2022</w:t>
            </w:r>
          </w:p>
        </w:tc>
        <w:tc>
          <w:tcPr>
            <w:tcW w:w="717" w:type="pct"/>
          </w:tcPr>
          <w:p w14:paraId="79E46F53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668989EA" w14:textId="77777777" w:rsidTr="0053172F">
        <w:trPr>
          <w:trHeight w:val="250"/>
        </w:trPr>
        <w:tc>
          <w:tcPr>
            <w:tcW w:w="378" w:type="pct"/>
          </w:tcPr>
          <w:p w14:paraId="65EA245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6281B21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2499FFF0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2FC5D0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16809D84" w14:textId="77777777" w:rsidTr="0053172F">
        <w:trPr>
          <w:trHeight w:val="383"/>
        </w:trPr>
        <w:tc>
          <w:tcPr>
            <w:tcW w:w="378" w:type="pct"/>
          </w:tcPr>
          <w:p w14:paraId="457CD4F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6101C97C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1C9B9322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19.06.2022</w:t>
            </w:r>
          </w:p>
        </w:tc>
        <w:tc>
          <w:tcPr>
            <w:tcW w:w="717" w:type="pct"/>
          </w:tcPr>
          <w:p w14:paraId="1768473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</w:tbl>
    <w:p w14:paraId="5F277B9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08BD10E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7"/>
        <w:gridCol w:w="2576"/>
        <w:gridCol w:w="1343"/>
        <w:gridCol w:w="3581"/>
      </w:tblGrid>
      <w:tr w:rsidR="0015696D" w:rsidRPr="0015696D" w14:paraId="4BDDC4C3" w14:textId="77777777" w:rsidTr="0053172F">
        <w:trPr>
          <w:trHeight w:val="371"/>
        </w:trPr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83DEE2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5AE5C9D2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C7C68F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0BD37FE2" w14:textId="75E1B1E8" w:rsidR="0015696D" w:rsidRPr="003D5719" w:rsidRDefault="004112CA" w:rsidP="0015696D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3D57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Підгорний</w:t>
            </w:r>
            <w:proofErr w:type="spellEnd"/>
            <w:r w:rsidRPr="003D57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Владислав Володимирович</w:t>
            </w:r>
          </w:p>
        </w:tc>
      </w:tr>
      <w:tr w:rsidR="0015696D" w:rsidRPr="0015696D" w14:paraId="511945D0" w14:textId="77777777" w:rsidTr="0053172F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5D24782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3F0DF176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4F50E4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1831FF3B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51980C1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524"/>
        <w:gridCol w:w="1379"/>
        <w:gridCol w:w="3577"/>
      </w:tblGrid>
      <w:tr w:rsidR="0015696D" w:rsidRPr="0015696D" w14:paraId="71840503" w14:textId="77777777" w:rsidTr="0053172F">
        <w:trPr>
          <w:trHeight w:val="460"/>
        </w:trPr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511390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left w:val="nil"/>
              <w:right w:val="nil"/>
            </w:tcBorders>
          </w:tcPr>
          <w:p w14:paraId="76AC19D5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67E7A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left w:val="nil"/>
            </w:tcBorders>
          </w:tcPr>
          <w:p w14:paraId="042DF10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доц. </w:t>
            </w:r>
            <w:proofErr w:type="spellStart"/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Ліхоузова</w:t>
            </w:r>
            <w:proofErr w:type="spellEnd"/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Т.А</w:t>
            </w:r>
          </w:p>
        </w:tc>
      </w:tr>
      <w:tr w:rsidR="0015696D" w:rsidRPr="0015696D" w14:paraId="657E7FA3" w14:textId="77777777" w:rsidTr="0053172F"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70C126C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3CF935F3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9771C9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nil"/>
            </w:tcBorders>
          </w:tcPr>
          <w:p w14:paraId="2FF502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  <w:tr w:rsidR="0015696D" w:rsidRPr="0015696D" w14:paraId="0AA614B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40F370DF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3E00FD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3B8CBEB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73C05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доц. Олійник Ю.О.</w:t>
            </w:r>
          </w:p>
        </w:tc>
      </w:tr>
      <w:tr w:rsidR="0015696D" w:rsidRPr="0015696D" w14:paraId="622D1CC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2075347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6A11A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34AA8F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FF6D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77B5B822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</w:p>
    <w:p w14:paraId="1165F940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"26" червня 20</w:t>
      </w:r>
      <w:r w:rsidRPr="0015696D"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  <w:t>22</w:t>
      </w: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р.</w:t>
      </w:r>
    </w:p>
    <w:p w14:paraId="1017BA56" w14:textId="77777777" w:rsidR="0015696D" w:rsidRPr="0015696D" w:rsidRDefault="0015696D" w:rsidP="0015696D">
      <w:pPr>
        <w:spacing w:after="200" w:line="276" w:lineRule="auto"/>
        <w:rPr>
          <w:rFonts w:ascii="Times New Roman" w:hAnsi="Times New Roman" w:cs="Times New Roman"/>
          <w:sz w:val="28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79541D8D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b/>
          <w:bCs/>
          <w:sz w:val="28"/>
          <w:szCs w:val="28"/>
          <w:lang w:eastAsia="ar-SA"/>
        </w:rPr>
        <w:lastRenderedPageBreak/>
        <w:t>АНОТАЦІЯ</w:t>
      </w:r>
    </w:p>
    <w:p w14:paraId="2AFE9FC9" w14:textId="7C880C3F" w:rsidR="0015696D" w:rsidRPr="00847D73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Пояснювальна записка до курсової роботи: </w:t>
      </w:r>
      <w:r w:rsidR="00FC009A">
        <w:rPr>
          <w:rFonts w:ascii="Times New Roman" w:hAnsi="Times New Roman" w:cs="Times New Roman"/>
          <w:sz w:val="28"/>
          <w:szCs w:val="28"/>
          <w:lang w:val="en-US" w:eastAsia="ar-SA"/>
        </w:rPr>
        <w:t>7</w:t>
      </w:r>
      <w:r w:rsidR="00B93C15">
        <w:rPr>
          <w:rFonts w:ascii="Times New Roman" w:hAnsi="Times New Roman" w:cs="Times New Roman"/>
          <w:sz w:val="28"/>
          <w:szCs w:val="28"/>
          <w:lang w:val="ru-RU" w:eastAsia="ar-SA"/>
        </w:rPr>
        <w:t>1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15696D">
        <w:rPr>
          <w:rFonts w:ascii="Times New Roman" w:hAnsi="Times New Roman" w:cs="Times New Roman"/>
          <w:sz w:val="28"/>
          <w:szCs w:val="28"/>
          <w:lang w:eastAsia="ar-SA"/>
        </w:rPr>
        <w:t>сторін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</w:t>
      </w:r>
      <w:proofErr w:type="spellEnd"/>
      <w:r w:rsidR="00B93C15">
        <w:rPr>
          <w:rFonts w:ascii="Times New Roman" w:hAnsi="Times New Roman" w:cs="Times New Roman"/>
          <w:sz w:val="28"/>
          <w:szCs w:val="28"/>
          <w:lang w:val="ru-RU" w:eastAsia="ar-SA"/>
        </w:rPr>
        <w:t>а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>45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рисун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ків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,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885120">
        <w:rPr>
          <w:rFonts w:ascii="Times New Roman" w:hAnsi="Times New Roman" w:cs="Times New Roman"/>
          <w:sz w:val="28"/>
          <w:szCs w:val="28"/>
          <w:lang w:val="en-US" w:eastAsia="ar-SA"/>
        </w:rPr>
        <w:t>10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 посилань.</w:t>
      </w:r>
    </w:p>
    <w:p w14:paraId="0544BBB6" w14:textId="57FC13C8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Об’єкт дослідження: </w:t>
      </w:r>
      <w:r w:rsidR="004112CA">
        <w:rPr>
          <w:rFonts w:ascii="Times New Roman" w:hAnsi="Times New Roman" w:cs="Times New Roman"/>
          <w:sz w:val="28"/>
          <w:szCs w:val="28"/>
          <w:lang w:eastAsia="ar-SA"/>
        </w:rPr>
        <w:t>кластеризація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38E1F8DA" w14:textId="103492E5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Предмет дослідження: </w:t>
      </w:r>
      <w:r w:rsidR="00A77E53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алгоритмів кластеризації.</w:t>
      </w:r>
    </w:p>
    <w:p w14:paraId="5014A4D4" w14:textId="23826EA0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Мета роботи: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обро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бка даних логічного порівняння роботи алгоритмів кластеризації, а також прикладне використання алгоритмів на сховищі даних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4304267E" w14:textId="379879C9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Дана курсова робота включає в себе: 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 xml:space="preserve">аналіз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даних сховища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опис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використання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програмного забезпечення для інтелектуального аналізу даних, їх графічн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е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відображення та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моделей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6AFEC487" w14:textId="29431C2E" w:rsidR="001B5D72" w:rsidRPr="00C825D9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4B81B44A" w14:textId="77777777" w:rsidR="00F70976" w:rsidRPr="00CA7554" w:rsidRDefault="00A03822" w:rsidP="00CA7554">
      <w:pPr>
        <w:pStyle w:val="7"/>
      </w:pPr>
      <w:r w:rsidRPr="00CA7554">
        <w:lastRenderedPageBreak/>
        <w:t>ЗМІСТ</w:t>
      </w:r>
    </w:p>
    <w:p w14:paraId="49EE589E" w14:textId="6405CA93" w:rsidR="00F70976" w:rsidRPr="00335DD7" w:rsidRDefault="00A0382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ЗМІСТ………………………………………………………………………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…2</w:t>
      </w:r>
    </w:p>
    <w:p w14:paraId="57CA8827" w14:textId="00F2D9C9" w:rsidR="00F70976" w:rsidRPr="00335DD7" w:rsidRDefault="00C471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Вступ" w:history="1">
        <w:r w:rsidR="00A03822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ВСТУП</w:t>
        </w:r>
      </w:hyperlink>
      <w:r w:rsidR="00A0382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...4</w:t>
      </w:r>
    </w:p>
    <w:p w14:paraId="0FD62972" w14:textId="100E6733" w:rsidR="00F70976" w:rsidRDefault="00A0382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А</w:t>
        </w:r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НОВКА</w:t>
        </w:r>
        <w:r w:rsidR="00335DD7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ЗАДАЧІ</w:t>
        </w:r>
      </w:hyperlink>
      <w:r w:rsidR="00E905E1">
        <w:rPr>
          <w:rFonts w:ascii="Times New Roman" w:eastAsia="Times New Roman" w:hAnsi="Times New Roman" w:cs="Times New Roman"/>
          <w:sz w:val="28"/>
          <w:szCs w:val="28"/>
        </w:rPr>
        <w:t>......….....……………</w:t>
      </w:r>
      <w:r w:rsidR="00E42DFA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...5</w:t>
      </w:r>
    </w:p>
    <w:p w14:paraId="1201BF16" w14:textId="0DB0DCD0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1.1. </w:t>
      </w:r>
      <w:hyperlink w:anchor="Огляд_предметної_област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Огляд предметної області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……………………………………………….5</w:t>
      </w:r>
    </w:p>
    <w:p w14:paraId="3DD89144" w14:textId="15C2B9C7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1.2. </w:t>
      </w:r>
      <w:hyperlink w:anchor="ОГЛЯД_ДОСТУПНИХ_ДЖЕРЕЛ_ДАНИХ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Огляд доступних джерел даних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………………………………………...6</w:t>
      </w:r>
    </w:p>
    <w:p w14:paraId="12CD6C76" w14:textId="23692535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1.3. 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Постановка задачі</w:t>
        </w:r>
      </w:hyperlink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………………………………………………………..7</w:t>
      </w:r>
    </w:p>
    <w:p w14:paraId="0449A7ED" w14:textId="4AA7263A" w:rsidR="00F70976" w:rsidRDefault="00DB4B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Hlk102847129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D426D">
        <w:rPr>
          <w:rFonts w:ascii="Times New Roman" w:eastAsia="Times New Roman" w:hAnsi="Times New Roman" w:cs="Times New Roman"/>
          <w:sz w:val="28"/>
          <w:szCs w:val="28"/>
        </w:rPr>
        <w:instrText xml:space="preserve"> HYPERLINK  \l "Обгрунтування_Вибору_Методів" </w:instrText>
      </w:r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B5D72" w:rsidRPr="001D426D">
        <w:rPr>
          <w:rStyle w:val="aa"/>
          <w:rFonts w:ascii="Times New Roman" w:eastAsia="Times New Roman" w:hAnsi="Times New Roman" w:cs="Times New Roman"/>
          <w:sz w:val="28"/>
          <w:szCs w:val="28"/>
        </w:rPr>
        <w:t>ОБҐРУНТУВАННЯ ВИБОРУ МЕТОДІВ ІНТЕЛЕКТУАЛЬНОГО АНАЛІЗУ ДАНИМИ</w:t>
      </w:r>
      <w:bookmarkEnd w:id="0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91528D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1B5D7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…………………………………………………………….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.8</w:t>
      </w:r>
    </w:p>
    <w:p w14:paraId="6D15BA08" w14:textId="225A83AB" w:rsidR="00F70976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hyperlink w:anchor="Застосування_та_порівняння" w:history="1">
        <w:r w:rsidR="001B7D67" w:rsidRPr="009F210C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ЗАСТОСУВАННЯ ТА ПОРІВНЯННЯ ЕФЕКТИВНОСТІ МЕТОДІВ ІНТЕЛЕКТУАЛЬНОГО АНАЛІЗУ ДАНИМИ ДЛЯ ПОСТАВЛЕНОГО ЗАВДАННЯ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42B0AF93" w14:textId="0B3831BF" w:rsidR="001B7D67" w:rsidRPr="00335DD7" w:rsidRDefault="001B7D67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hyperlink w:anchor="Визначення_Моделей" w:history="1">
        <w:r w:rsidR="00EC432D" w:rsidRPr="001A334B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Визначення моделей та методів, що можуть бути використані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….10</w:t>
      </w:r>
    </w:p>
    <w:p w14:paraId="19FB6718" w14:textId="6217E500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</w:t>
      </w:r>
      <w:hyperlink w:anchor="Вибір_ознак" w:history="1">
        <w:r w:rsidRPr="001D6A19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Вибір ознак, що будуть використані для аналізу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14:paraId="66940196" w14:textId="5C1A6AB7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hyperlink w:anchor="k_means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K-means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17</w:t>
      </w:r>
    </w:p>
    <w:p w14:paraId="0FEF4C20" w14:textId="5719A5F3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.4 </w:t>
      </w:r>
      <w:hyperlink w:anchor="Hierarchical_clustering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Hierarchal clustering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649E565F" w14:textId="08A4E681" w:rsidR="00DA674C" w:rsidRDefault="00DA674C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.5 </w:t>
      </w:r>
      <w:hyperlink w:anchor="Fuzzy_C_means" w:history="1">
        <w:r w:rsidR="00BE0BCD" w:rsidRPr="00A224CA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Fuzzy C-means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28</w:t>
      </w:r>
    </w:p>
    <w:p w14:paraId="5ED60CC2" w14:textId="7F0779DF" w:rsidR="00335DD7" w:rsidRPr="00B93C15" w:rsidRDefault="00DB4B56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.6 </w:t>
      </w:r>
      <w:hyperlink w:anchor="кластер_з_більш_2" w:history="1">
        <w:r w:rsidR="00335DD7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Кластеризація з більш ніж двома параметрами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…3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3E81665B" w14:textId="7A2AB3CF" w:rsidR="00DA674C" w:rsidRPr="00335DD7" w:rsidRDefault="00DA674C" w:rsidP="00461FD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B4B56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Висновки_щодо" w:history="1">
        <w:r w:rsidRPr="00EE167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Висновки щодо якості побудованих моделей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r w:rsidR="00831CA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59CE56B9" w14:textId="228C1408" w:rsidR="00F70976" w:rsidRPr="00B93C15" w:rsidRDefault="00C471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висн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КИ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..4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5BE1CDE6" w14:textId="394B4886" w:rsidR="00F70976" w:rsidRPr="00B93C15" w:rsidRDefault="00C471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списоквик" w:history="1">
        <w:r w:rsidR="00831CA3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СПИСОК</w:t>
        </w:r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 xml:space="preserve"> ВИКОРИС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ТАНИХ ДЖЕРЕЛ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49</w:t>
      </w:r>
    </w:p>
    <w:p w14:paraId="628D72D0" w14:textId="71FB6510" w:rsidR="00304717" w:rsidRPr="00B93C15" w:rsidRDefault="00C471CE" w:rsidP="0030471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додаток_А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ДОДАТОК А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5</w:t>
      </w:r>
      <w:r w:rsidR="00B93C1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2C2F21A5" w14:textId="3D1603A4" w:rsidR="00304717" w:rsidRPr="00304717" w:rsidRDefault="00304717" w:rsidP="0030471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6EEF14B" w14:textId="21944905" w:rsidR="009F60BE" w:rsidRDefault="00A03822" w:rsidP="00CA7554">
      <w:pPr>
        <w:pStyle w:val="7"/>
      </w:pPr>
      <w:bookmarkStart w:id="1" w:name="Вступ"/>
      <w:r w:rsidRPr="00F25196">
        <w:lastRenderedPageBreak/>
        <w:t>ВСТУП</w:t>
      </w:r>
    </w:p>
    <w:p w14:paraId="50C2101E" w14:textId="77777777" w:rsidR="001B7BEE" w:rsidRPr="001B7BEE" w:rsidRDefault="001B7BEE" w:rsidP="001B7BEE"/>
    <w:bookmarkEnd w:id="1"/>
    <w:p w14:paraId="161B3300" w14:textId="77777777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Кластеризація, або кластерний аналіз — це статистична процедура, задача якої полягає в розбитті вибірки об'єктів на підмножини, що не перетинаються і називаються кластерами. </w:t>
      </w:r>
    </w:p>
    <w:p w14:paraId="1C6F81A5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Кожен кластер має складається зі схожих об'єктів, а об'єкти різних кластерів мають істотно відрізнятися один від одного. </w:t>
      </w:r>
    </w:p>
    <w:p w14:paraId="0609C970" w14:textId="743E7DDD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Задача кластеризації відноситься до статистичної обробки, а також до широкого класу задач навчання без вчителя. Ще її можна описати через задачу класифікації. </w:t>
      </w:r>
    </w:p>
    <w:p w14:paraId="5B4D15C6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Застосування кластеризації можна знайти у великій кількості доменів для неконтрольованого навчання. </w:t>
      </w:r>
    </w:p>
    <w:p w14:paraId="25F77697" w14:textId="137AA746" w:rsidR="001B5D72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>Кластеризація також може бути використана для підвищення точності контрольованого алгоритму машинного навчання. Хоча це легко реалізувати, потрібно подбати про деякі критичні аспекти, як-от обробку викидів у даних та забезпечення того, щоб кожен кластер мав достатню кількість населення. Все це входить до складу сертифікації машинного навчання.</w:t>
      </w:r>
    </w:p>
    <w:p w14:paraId="636FF647" w14:textId="27E8493C" w:rsidR="009F60BE" w:rsidRDefault="009F60BE" w:rsidP="009F60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7CF8EA" w14:textId="648E9FC3" w:rsidR="00F70976" w:rsidRPr="009F60BE" w:rsidRDefault="001B5D72" w:rsidP="009F60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18D3B06" w14:textId="3FF13DCB" w:rsidR="00F70976" w:rsidRDefault="00A03822" w:rsidP="00CA7554">
      <w:pPr>
        <w:pStyle w:val="7"/>
        <w:numPr>
          <w:ilvl w:val="0"/>
          <w:numId w:val="8"/>
        </w:numPr>
      </w:pPr>
      <w:r w:rsidRPr="00CA7554">
        <w:lastRenderedPageBreak/>
        <w:t>ПОСТАНОВКА ЗАДАЧІ</w:t>
      </w:r>
    </w:p>
    <w:p w14:paraId="24DC67FE" w14:textId="77777777" w:rsidR="001B7BEE" w:rsidRPr="001B7BEE" w:rsidRDefault="001B7BEE" w:rsidP="001B7BEE"/>
    <w:p w14:paraId="3F8C3A05" w14:textId="019AB4A7" w:rsidR="00AF4F32" w:rsidRPr="00F07330" w:rsidRDefault="00AF4F32" w:rsidP="004D14A1">
      <w:pPr>
        <w:pStyle w:val="8"/>
      </w:pPr>
      <w:bookmarkStart w:id="2" w:name="Огляд_предметної_області"/>
      <w:r w:rsidRPr="00F07330">
        <w:t xml:space="preserve">Огляд предметної області </w:t>
      </w:r>
    </w:p>
    <w:bookmarkEnd w:id="2"/>
    <w:p w14:paraId="0F12D35C" w14:textId="51A48F13" w:rsidR="00F70976" w:rsidRDefault="00A03822" w:rsidP="00AF4F32">
      <w:pPr>
        <w:rPr>
          <w:rFonts w:ascii="Times New Roman" w:eastAsia="Times New Roman" w:hAnsi="Times New Roman" w:cs="Times New Roman"/>
          <w:sz w:val="28"/>
          <w:szCs w:val="28"/>
        </w:rPr>
      </w:pPr>
      <w:r w:rsidRPr="00AF4F32">
        <w:rPr>
          <w:rFonts w:ascii="Times New Roman" w:eastAsia="Times New Roman" w:hAnsi="Times New Roman" w:cs="Times New Roman"/>
          <w:sz w:val="28"/>
          <w:szCs w:val="28"/>
        </w:rPr>
        <w:t xml:space="preserve">Метою роботи є </w:t>
      </w:r>
      <w:r w:rsidR="004D1303" w:rsidRPr="00AF4F32">
        <w:rPr>
          <w:rFonts w:ascii="Times New Roman" w:eastAsia="Times New Roman" w:hAnsi="Times New Roman" w:cs="Times New Roman"/>
          <w:sz w:val="28"/>
          <w:szCs w:val="28"/>
        </w:rPr>
        <w:t>аналіз роботи різних методів кластеризації на прикладі бази даних витрат сімей.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E714D0" w14:textId="77777777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Кластерний аналіз — це завдання поділу даної вибірки об’єктів (ситуацій) на підмножини, які називаються кластерами, таким чином, щоб кожен кластер складався з подібних об’єктів, а об’єкти різних кластерів суттєво відрізнялися. Завдання кластеризації відноситься до статистичної обробки, а також до широкого кола навчальних завдань без вчителя.</w:t>
      </w:r>
    </w:p>
    <w:p w14:paraId="184EFE11" w14:textId="21857505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Кластеризація — це метод пошуку шаблонів, які призначені для розбиття набору об’єктів на однорідні групи (кластери) або для пошуку наявних структур у даних.</w:t>
      </w:r>
    </w:p>
    <w:p w14:paraId="200A8182" w14:textId="66D9D3CB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Метою кластеризації є отримання нових знань. Це як «знайти скарб у власному підвалі».</w:t>
      </w:r>
    </w:p>
    <w:p w14:paraId="70642D7A" w14:textId="5C0918ED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Навіщо це потрібно компаніям? Щоб краще пізнати своїх клієнтів. Знайти індивідуальний підхід до кожного клієнта, а не працювати з усіма однаково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Аналіз даних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цієї курсової роботи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дає змогу більш точно підібрати потрібний алгоритм кластеризації для своїх, або корпоративних проблем. </w:t>
      </w:r>
    </w:p>
    <w:p w14:paraId="6A8DC69B" w14:textId="5C0918ED" w:rsidR="00F7097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BD96CFA" w14:textId="59537E1D" w:rsidR="00E951D6" w:rsidRPr="00F07330" w:rsidRDefault="00267258" w:rsidP="004D14A1">
      <w:pPr>
        <w:pStyle w:val="8"/>
      </w:pPr>
      <w:bookmarkStart w:id="3" w:name="ОГЛЯД_ДОСТУПНИХ_ДЖЕРЕЛ_ДАНИХ"/>
      <w:r w:rsidRPr="00F07330">
        <w:lastRenderedPageBreak/>
        <w:t>Огляд доступних джерел даних</w:t>
      </w:r>
    </w:p>
    <w:bookmarkEnd w:id="3"/>
    <w:p w14:paraId="0FBFDC56" w14:textId="00164E34" w:rsidR="00E51300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Якщо проаналізувати дані в мережі Інтернет, то ви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в першу чергу зустрінете декілька сайтів з інформацією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B80556">
        <w:rPr>
          <w:rFonts w:ascii="Times New Roman" w:eastAsia="Times New Roman" w:hAnsi="Times New Roman" w:cs="Times New Roman"/>
          <w:sz w:val="28"/>
          <w:szCs w:val="28"/>
        </w:rPr>
        <w:t>датасетами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на будь-яку тему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. Найбільшими та найвідомішими серед них є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https://www.kaggle.com/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https://www.drivendata.org/</w:t>
      </w:r>
      <w:r w:rsidRPr="00335DD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A0D948" w14:textId="48643ABA" w:rsidR="00F70976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Ці сервіси збирають дані з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багатьох сфер людської діяльності 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та дозволяють користувачу 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>переглянути інформацію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кожного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Ці сервіси є досить успішними, але більше репрезентують клієнтську частину ринку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задля навчання аналізу даних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Хоча ці сервіси також зберігають дані і можуть їх надавати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всім бажаючим, вони не являються освітніми програмами та не навчають користувача користуватись цими даними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DC3B1" w14:textId="4D2FBAE0" w:rsidR="007B4CFB" w:rsidRPr="00D85E19" w:rsidRDefault="007B4CFB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боку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>машинного навчання,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 xml:space="preserve">прекрасними доступними інтернет джерелами є </w:t>
      </w:r>
      <w:hyperlink r:id="rId10" w:history="1">
        <w:r w:rsidRPr="00B26071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https://towardsdatascience.com/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hyperlink r:id="rId11" w:history="1">
        <w:r w:rsidR="00D85E19" w:rsidRPr="00D24ECA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https://www.globaltechcouncil.org/</w:t>
        </w:r>
      </w:hyperlink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4BC78FF" w14:textId="77777777" w:rsidR="00F70976" w:rsidRDefault="00F70976">
      <w:pPr>
        <w:jc w:val="center"/>
        <w:rPr>
          <w:sz w:val="36"/>
          <w:szCs w:val="36"/>
        </w:rPr>
      </w:pPr>
    </w:p>
    <w:p w14:paraId="6D7AA04E" w14:textId="77777777" w:rsidR="00F70976" w:rsidRDefault="00F70976">
      <w:pPr>
        <w:jc w:val="center"/>
        <w:rPr>
          <w:sz w:val="36"/>
          <w:szCs w:val="36"/>
        </w:rPr>
      </w:pPr>
    </w:p>
    <w:p w14:paraId="1464D017" w14:textId="77777777" w:rsidR="00F70976" w:rsidRDefault="00F70976">
      <w:pPr>
        <w:rPr>
          <w:sz w:val="36"/>
          <w:szCs w:val="36"/>
        </w:rPr>
      </w:pPr>
    </w:p>
    <w:p w14:paraId="7A8FD0A7" w14:textId="77777777" w:rsidR="009C6909" w:rsidRDefault="009C6909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7A448FC0" w14:textId="5040D581" w:rsidR="00F70976" w:rsidRPr="004D14A1" w:rsidRDefault="00267258" w:rsidP="004D14A1">
      <w:pPr>
        <w:pStyle w:val="8"/>
      </w:pPr>
      <w:bookmarkStart w:id="4" w:name="ПОСТАНОВКА_ЗАДАЧІ"/>
      <w:r w:rsidRPr="004D14A1">
        <w:lastRenderedPageBreak/>
        <w:t>Постановка задачі</w:t>
      </w:r>
    </w:p>
    <w:bookmarkEnd w:id="4"/>
    <w:p w14:paraId="20CA3F23" w14:textId="6E0C108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Основним завданням цієї </w:t>
      </w:r>
      <w:r w:rsidRPr="00AF4F32">
        <w:rPr>
          <w:rFonts w:ascii="Times New Roman" w:eastAsia="Times New Roman" w:hAnsi="Times New Roman" w:cs="Times New Roman"/>
          <w:sz w:val="28"/>
          <w:szCs w:val="28"/>
        </w:rPr>
        <w:t>роботи є аналіз роботи різних методів кластеризації на прикладі бази даних витрат сімей.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B5251C" w14:textId="0EBB29A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ці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роботі буде розглянуто декілька алгоритмів кластеризації з практичним використанням на 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існуючому датасеті прибутків та витрат філіппінських сімей.</w:t>
      </w:r>
    </w:p>
    <w:p w14:paraId="07F81F6B" w14:textId="77777777" w:rsidR="008E3D37" w:rsidRDefault="008E3D37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проведемо аналіз роботи таких алгоритмів кластеризації: </w:t>
      </w:r>
    </w:p>
    <w:p w14:paraId="06232194" w14:textId="1617E4F0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14:paraId="32AE0E34" w14:textId="1C59180A" w:rsid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</w:rPr>
        <w:t>ієрархічний метод</w:t>
      </w:r>
    </w:p>
    <w:p w14:paraId="3D3AA398" w14:textId="698D83E9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fuzzy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</w:p>
    <w:p w14:paraId="6E49C21B" w14:textId="51A9340D" w:rsidR="0040464E" w:rsidRPr="0040464E" w:rsidRDefault="008E3D37" w:rsidP="0040464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Проведений аналіз порівняння цих методів кластеризації дасть відповідь на питання швидкодії та переваги використання окремих алгоритмів в різних задачах.</w:t>
      </w:r>
      <w:r w:rsidR="00777F15" w:rsidRPr="00777F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87AB2B" w14:textId="5682B13D" w:rsidR="00777F15" w:rsidRPr="00777F15" w:rsidRDefault="00777F15" w:rsidP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кожного алгоритма будуть зазначені відповідні математичні обґрунтування, схеми, діаграми, дендрограми, тощо…</w:t>
      </w:r>
    </w:p>
    <w:p w14:paraId="437798F8" w14:textId="77777777" w:rsidR="008E3D37" w:rsidRDefault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18EC025" w14:textId="0454E8E0" w:rsidR="00837976" w:rsidRDefault="00837976" w:rsidP="00CA7554">
      <w:pPr>
        <w:pStyle w:val="7"/>
        <w:numPr>
          <w:ilvl w:val="0"/>
          <w:numId w:val="8"/>
        </w:numPr>
      </w:pPr>
      <w:bookmarkStart w:id="5" w:name="Обгрунтування_Вибору_Методів"/>
      <w:bookmarkStart w:id="6" w:name="Розробка_сховища_даних"/>
      <w:r w:rsidRPr="007A0E9E">
        <w:lastRenderedPageBreak/>
        <w:t>ОБҐРУНТУВАННЯ ВИБОРУ МЕТОДІВ ІНТЕЛЕКТУАЛЬНОГО АНАЛІЗУ ДАНИМИ</w:t>
      </w:r>
    </w:p>
    <w:p w14:paraId="48769578" w14:textId="77777777" w:rsidR="0040464E" w:rsidRPr="0040464E" w:rsidRDefault="0040464E" w:rsidP="0040464E"/>
    <w:bookmarkEnd w:id="5"/>
    <w:p w14:paraId="6A7ADEFC" w14:textId="47F6B498" w:rsidR="00C61DB9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даній роботі ми будемо використовувати </w:t>
      </w:r>
      <w:r w:rsid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t>мову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програмування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су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>путн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 бібліотеки.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Обґрунтовано це тим, що в нинішній час це одна з найбільш популярних мов програмування та тим, що вона проста у застосуванні.</w:t>
      </w:r>
    </w:p>
    <w:p w14:paraId="3D0982EE" w14:textId="2D81D798" w:rsidR="00AD6773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Середовищем програмування буде використаний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Jupyter</w:t>
      </w:r>
      <w:proofErr w:type="spellEnd"/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точніше його більш доступна </w:t>
      </w:r>
      <w:proofErr w:type="spellStart"/>
      <w:r w:rsidR="00AD6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gui</w:t>
      </w:r>
      <w:proofErr w:type="spellEnd"/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Collab</w:t>
      </w:r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 середовище дозволяє юзеру виконувати код </w:t>
      </w:r>
      <w:proofErr w:type="spellStart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>порядково</w:t>
      </w:r>
      <w:proofErr w:type="spellEnd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один кусок </w:t>
      </w:r>
      <w:proofErr w:type="spellStart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>кода</w:t>
      </w:r>
      <w:proofErr w:type="spellEnd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іншим.</w:t>
      </w:r>
    </w:p>
    <w:p w14:paraId="6938AAE6" w14:textId="2DC93710" w:rsidR="00A967E9" w:rsidRPr="00AD6773" w:rsidRDefault="00A967E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Аналізуючи джерела інформації про кластеризацію, зокрема електронне джерело номер 7, були виявлені найбільш використовувані алгоритми кластеризації, чим і обґрунтований вибір цих алгоритмів.</w:t>
      </w:r>
    </w:p>
    <w:p w14:paraId="77C16345" w14:textId="3E982FB4" w:rsidR="00837976" w:rsidRDefault="00837976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алгоритмі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зації, якщо ймовірність того, що приналежність однієї точки даних до кластеру може приймати тільки значення 1 або 0, це жорстка кластеризація. Границя кластера в методі жорсткої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 може бути відображена як 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 Протилежно, при м’якому методі кластеризації ймовірність того, що приналежності однієї точки даних у кластері можуть приймати будь-яке значення між 0 і 1, наприклад 75%, для якої межі кластера мож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уть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представлен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неч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</w:t>
      </w:r>
    </w:p>
    <w:p w14:paraId="6F6AE34E" w14:textId="723F01D2" w:rsidR="00244F5A" w:rsidRPr="00244F5A" w:rsidRDefault="00244F5A" w:rsidP="00837976">
      <w:pPr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Відобразимо графічно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різницю між м’якою та твердою кластеризацією (рис.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>.1)</w:t>
      </w:r>
    </w:p>
    <w:p w14:paraId="19042653" w14:textId="079F9944" w:rsidR="007A0E9E" w:rsidRDefault="00837976" w:rsidP="00607B4A">
      <w:pP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40457" wp14:editId="3530855F">
            <wp:extent cx="6152515" cy="24745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10C76C38" w14:textId="09AB1BC4" w:rsidR="00607B4A" w:rsidRDefault="00607B4A" w:rsidP="00607B4A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 – Графічне відображення різниці твердої та м’якої кластеризації.</w:t>
      </w:r>
    </w:p>
    <w:p w14:paraId="29F8CADE" w14:textId="65D979CA" w:rsidR="007A0E9E" w:rsidRPr="007A0E9E" w:rsidRDefault="00840953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 д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ля порівняння двох об’єктів необхідно мати критерій, на основі якого буде відбуватися порівняння. Як правило, цим критерієм є відстань між об'єктами.</w:t>
      </w:r>
    </w:p>
    <w:p w14:paraId="29DE77D1" w14:textId="0502C576" w:rsidR="007A0E9E" w:rsidRPr="007A0E9E" w:rsidRDefault="007A0E9E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Існує багато мір відстані, давайте розглянемо деякі з них:</w:t>
      </w:r>
    </w:p>
    <w:p w14:paraId="6E916536" w14:textId="3090533F" w:rsid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Евклідова відстань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найпоширеніша відстань. Це геометрична відстань у багатовимірному просторі.</w:t>
      </w:r>
    </w:p>
    <w:p w14:paraId="2BD671BA" w14:textId="469FE7BD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8A1A58" wp14:editId="70219641">
            <wp:extent cx="5724525" cy="676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37F" w14:textId="5145FE89" w:rsidR="007A0E9E" w:rsidRP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Квадрат евклідової відстані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Іноді ви можете звести в квадрат стандартну евклідову відстань, щоб надати більшу вагу більш віддаленим об’єктам.</w:t>
      </w:r>
    </w:p>
    <w:p w14:paraId="17C7F3F9" w14:textId="7B68D616" w:rsidR="00840953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Відстань Чебишова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Ця відстань може бути корисною, коли потрібно визначити два об’єкти як «різні», якщо вони відрізняються за однією координатою (у будь-якому одному вимірі).</w:t>
      </w:r>
    </w:p>
    <w:p w14:paraId="7FEA0ED6" w14:textId="1EDB726A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11749" wp14:editId="01A73001">
            <wp:extent cx="2466975" cy="428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A0B" w14:textId="62C95EAF" w:rsidR="007A0E9E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Манхетенська відстань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Ця відстань є просто середнім з різниць координат. У більшості випадків ця міра відстані призводить до тих же результатів, що й для звичайної евклідової відстані. Зауважте, однак, що для цієї міри вплив окремих великих відмінностей (</w:t>
      </w:r>
      <w:r w:rsidR="000767BD">
        <w:rPr>
          <w:rFonts w:ascii="Times New Roman" w:eastAsia="Times New Roman" w:hAnsi="Times New Roman" w:cs="Times New Roman"/>
          <w:color w:val="000000"/>
          <w:sz w:val="28"/>
          <w:szCs w:val="28"/>
        </w:rPr>
        <w:t>похибок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) зменшується (оскільки вони не в квадраті).</w:t>
      </w:r>
    </w:p>
    <w:p w14:paraId="62425762" w14:textId="7A6FAF6B" w:rsidR="00607B4A" w:rsidRPr="007A0E9E" w:rsidRDefault="00607B4A" w:rsidP="00607B4A">
      <w:pPr>
        <w:pStyle w:val="a0"/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A9A2F8" wp14:editId="03D49BAD">
            <wp:extent cx="2987040" cy="531592"/>
            <wp:effectExtent l="0" t="0" r="381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994" cy="5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9DD" w14:textId="6BE81087" w:rsidR="00A564CE" w:rsidRDefault="007A0E9E" w:rsidP="00607B4A">
      <w:pPr>
        <w:rPr>
          <w:rFonts w:ascii="Times New Roman" w:hAnsi="Times New Roman" w:cs="Times New Roman"/>
          <w:sz w:val="28"/>
          <w:szCs w:val="28"/>
        </w:rPr>
      </w:pPr>
      <w:r w:rsidRPr="00840953">
        <w:rPr>
          <w:rFonts w:ascii="Times New Roman" w:hAnsi="Times New Roman" w:cs="Times New Roman"/>
          <w:sz w:val="28"/>
          <w:szCs w:val="28"/>
        </w:rPr>
        <w:t xml:space="preserve">Якщо вибрати різні </w:t>
      </w:r>
      <w:r w:rsidR="00A967E9">
        <w:rPr>
          <w:rFonts w:ascii="Times New Roman" w:hAnsi="Times New Roman" w:cs="Times New Roman"/>
          <w:sz w:val="28"/>
          <w:szCs w:val="28"/>
        </w:rPr>
        <w:t>відстані</w:t>
      </w:r>
      <w:r w:rsidRPr="00840953">
        <w:rPr>
          <w:rFonts w:ascii="Times New Roman" w:hAnsi="Times New Roman" w:cs="Times New Roman"/>
          <w:sz w:val="28"/>
          <w:szCs w:val="28"/>
        </w:rPr>
        <w:t>, результати кластеризації можуть значно відрізнятися</w:t>
      </w:r>
      <w:r w:rsidR="00A967E9">
        <w:rPr>
          <w:rFonts w:ascii="Times New Roman" w:hAnsi="Times New Roman" w:cs="Times New Roman"/>
          <w:sz w:val="28"/>
          <w:szCs w:val="28"/>
        </w:rPr>
        <w:t>, тому в нашій роботі ми будемо використовувати евклідову відстань. Це зумовлено тим, що вона є найпоширенішою, так як є основною в евклідовій геометрії</w:t>
      </w:r>
      <w:r w:rsidR="00EF7278">
        <w:rPr>
          <w:rFonts w:ascii="Times New Roman" w:hAnsi="Times New Roman" w:cs="Times New Roman"/>
          <w:sz w:val="28"/>
          <w:szCs w:val="28"/>
        </w:rPr>
        <w:t>.</w:t>
      </w:r>
    </w:p>
    <w:p w14:paraId="095DBB53" w14:textId="6037757E" w:rsidR="009F210C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5A2406" w14:textId="48BC758B" w:rsidR="009F210C" w:rsidRPr="009F210C" w:rsidRDefault="009F210C" w:rsidP="00CA7554">
      <w:pPr>
        <w:pStyle w:val="7"/>
        <w:numPr>
          <w:ilvl w:val="0"/>
          <w:numId w:val="8"/>
        </w:numPr>
      </w:pPr>
      <w:bookmarkStart w:id="7" w:name="Застосування_та_порівняння"/>
      <w:r w:rsidRPr="009F210C">
        <w:lastRenderedPageBreak/>
        <w:t>ЗАСТОСУВАННЯ ТА ПОРІВНЯННЯ ЕФЕКТИВНОСТІ МЕТОДІВ ІНТЕЛЕКТУАЛЬНОГО АНАЛІЗУ ДАНИМИ ДЛЯ ПОСТАВЛЕНОГО ЗАВДАННЯ</w:t>
      </w:r>
    </w:p>
    <w:p w14:paraId="6DEB3ABD" w14:textId="77777777" w:rsidR="009F210C" w:rsidRPr="009F210C" w:rsidRDefault="009F210C" w:rsidP="009F210C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F0D2E9" w14:textId="1D05F5EE" w:rsidR="00002AD5" w:rsidRPr="00F07330" w:rsidRDefault="009F210C" w:rsidP="004D14A1">
      <w:pPr>
        <w:pStyle w:val="8"/>
      </w:pPr>
      <w:bookmarkStart w:id="8" w:name="Визначення_Моделей"/>
      <w:r w:rsidRPr="00F07330">
        <w:t>Визначення моделей та методів, що можуть бути використані</w:t>
      </w:r>
      <w:bookmarkEnd w:id="8"/>
    </w:p>
    <w:p w14:paraId="08C5E216" w14:textId="77777777" w:rsidR="003A062C" w:rsidRDefault="00002AD5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</w:rPr>
        <w:t>аналізі даних</w:t>
      </w: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 ми можемо використовувати кластерний аналіз, щоб отримати цінну інформацію з наших даних, побачивши, в які групи потрапляють точки даних, коли ми застосовуємо алгоритм кластеризації.</w:t>
      </w:r>
      <w:r w:rsidR="003A06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D43F426" w14:textId="6E9E013D" w:rsidR="003A062C" w:rsidRPr="001B6D73" w:rsidRDefault="003A062C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Існують різні типи алгоритмів кластеризації</w:t>
      </w:r>
      <w:r w:rsidR="001B6D7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7AE0CB0" w14:textId="77777777" w:rsid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щільності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. У кластеризації на основі щільності дані групуються за областями високої концентрації точок даних, оточеними областями з низькою концентрацією точок даних. В основному алгоритм знаходить місця, які щільно заповнені точками даних, і викликає ці кластери.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3847E" w14:textId="77777777" w:rsidR="003A062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Чудова особливість цього полягає в тому, що кластери можуть бути будь-якої форми. Ви не обмежені очікуваними умовами.</w:t>
      </w:r>
    </w:p>
    <w:p w14:paraId="5213E9B6" w14:textId="18315616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Алгоритми кластеризації під цим типом не намагаються призначити викиди для кластерів, тому їх ігнорують.</w:t>
      </w:r>
    </w:p>
    <w:p w14:paraId="76F908C3" w14:textId="4427C116" w:rsidR="003A062C" w:rsidRP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розподілу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При підході до кластеризації на основі розподілу всі точки даних вважаються частинами кластера на основі ймовірності того, що вони належать даному кластеру.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3447F1" w14:textId="77777777" w:rsidR="0029646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Це працює так: є центральна точка, і зі збільшенням відстані точки даних від центру ймовірність того, що вона є частиною цього кластера, зменшується.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D40F01" w14:textId="273A9074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 xml:space="preserve">Якщо 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и не впевнені, яким може бути розподіл у ваших даних, вам слід розглянути інший тип алгоритму.</w:t>
      </w:r>
    </w:p>
    <w:p w14:paraId="62500993" w14:textId="5A4A3628" w:rsidR="003A062C" w:rsidRPr="001B6D73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На основі центроїд</w:t>
      </w:r>
      <w:r w:rsidR="0029646C"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="0029646C" w:rsidRP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Напевно, найчастіше 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використовується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кластеризац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>ія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на основі центроїд. 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ін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трохи </w:t>
      </w:r>
      <w:proofErr w:type="spellStart"/>
      <w:r w:rsidRPr="0029646C">
        <w:rPr>
          <w:rFonts w:ascii="Times New Roman" w:eastAsia="Times New Roman" w:hAnsi="Times New Roman" w:cs="Times New Roman"/>
          <w:sz w:val="28"/>
          <w:szCs w:val="28"/>
        </w:rPr>
        <w:t>чутлив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іший</w:t>
      </w:r>
      <w:proofErr w:type="spellEnd"/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до початкових параметрів, які ви йому надаєте, але він швидкий та ефективний.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Ці типи алгоритмів розділяють точки даних на основі кількох </w:t>
      </w:r>
      <w:proofErr w:type="spellStart"/>
      <w:r w:rsidRPr="0029646C">
        <w:rPr>
          <w:rFonts w:ascii="Times New Roman" w:eastAsia="Times New Roman" w:hAnsi="Times New Roman" w:cs="Times New Roman"/>
          <w:sz w:val="28"/>
          <w:szCs w:val="28"/>
        </w:rPr>
        <w:t>центроїдів</w:t>
      </w:r>
      <w:proofErr w:type="spellEnd"/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у даних. Кожна точка даних призначається кластеру на основі його квадратної відстані від центроїда. Це найпоширеніший тип кластеризації.</w:t>
      </w:r>
    </w:p>
    <w:p w14:paraId="6F0B2702" w14:textId="30F7E383" w:rsidR="003A062C" w:rsidRPr="0029646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ієрархії</w:t>
      </w:r>
      <w:r w:rsid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Кластеризація, заснована на ієрархії, зазвичай використовується для ієрархічних даних, як, наприклад, з бази даних компанії або </w:t>
      </w:r>
      <w:proofErr w:type="spellStart"/>
      <w:r w:rsidRPr="0029646C">
        <w:rPr>
          <w:rFonts w:ascii="Times New Roman" w:eastAsia="Times New Roman" w:hAnsi="Times New Roman" w:cs="Times New Roman"/>
          <w:sz w:val="28"/>
          <w:szCs w:val="28"/>
        </w:rPr>
        <w:t>таксономій</w:t>
      </w:r>
      <w:proofErr w:type="spellEnd"/>
      <w:r w:rsidRPr="0029646C">
        <w:rPr>
          <w:rFonts w:ascii="Times New Roman" w:eastAsia="Times New Roman" w:hAnsi="Times New Roman" w:cs="Times New Roman"/>
          <w:sz w:val="28"/>
          <w:szCs w:val="28"/>
        </w:rPr>
        <w:t>. Він створює дерево кластерів, щоб все було організовано зверху вниз.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Це більш обмежувальне рішення, ніж інші типи кластеризації, але воно ідеально підходить для певних типів наборів даних.</w:t>
      </w:r>
    </w:p>
    <w:p w14:paraId="0EE6D611" w14:textId="77777777" w:rsidR="0029646C" w:rsidRPr="0029646C" w:rsidRDefault="0029646C" w:rsidP="001B6D73">
      <w:pPr>
        <w:pStyle w:val="a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DFF427" w14:textId="49B113F5" w:rsidR="0029646C" w:rsidRPr="008E5FC1" w:rsidRDefault="0029646C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ви могли зрозуміти, існує багато типів кластеризації, у цій роботі ми розглянемо найпопулярніші з них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 за інформацією електронного </w:t>
      </w:r>
      <w:proofErr w:type="spellStart"/>
      <w:r w:rsidR="00BF5E38">
        <w:rPr>
          <w:rFonts w:ascii="Times New Roman" w:eastAsia="Times New Roman" w:hAnsi="Times New Roman" w:cs="Times New Roman"/>
          <w:sz w:val="28"/>
          <w:szCs w:val="28"/>
        </w:rPr>
        <w:t>ресурса</w:t>
      </w:r>
      <w:proofErr w:type="spellEnd"/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 номер 7:</w:t>
      </w:r>
    </w:p>
    <w:p w14:paraId="04806424" w14:textId="2BDADDCE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</w:p>
    <w:p w14:paraId="067BF910" w14:textId="36DC588C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Hierarchical algorithm</w:t>
      </w:r>
    </w:p>
    <w:p w14:paraId="1521ECDE" w14:textId="0AEA240C" w:rsidR="0029646C" w:rsidRPr="00A3223F" w:rsidRDefault="0029646C" w:rsidP="00A3223F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Fuzzy c-means</w:t>
      </w:r>
    </w:p>
    <w:p w14:paraId="5B28497D" w14:textId="71917A27" w:rsidR="00A62D6B" w:rsidRPr="00F07330" w:rsidRDefault="0029646C" w:rsidP="004D14A1">
      <w:pPr>
        <w:pStyle w:val="8"/>
      </w:pPr>
      <w:bookmarkStart w:id="9" w:name="Вибір_ознак"/>
      <w:r w:rsidRPr="00F07330">
        <w:t>Вибір ознак, що будуть використані для аналізу.</w:t>
      </w:r>
      <w:bookmarkEnd w:id="9"/>
    </w:p>
    <w:p w14:paraId="1E08C2F2" w14:textId="1A4089A9" w:rsidR="00A62D6B" w:rsidRDefault="00A62D6B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 w:rsidRPr="00A62D6B">
        <w:rPr>
          <w:rFonts w:ascii="Times New Roman" w:eastAsia="Times New Roman" w:hAnsi="Times New Roman" w:cs="Times New Roman"/>
          <w:sz w:val="28"/>
          <w:szCs w:val="28"/>
        </w:rPr>
        <w:t>Сам датасет містить більше 60-ти ознак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. В цілому вони описують типи витрат та надходжень у сімей. Є також категоріальні значення, 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як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 xml:space="preserve"> нам не знадобляться при аналіз</w:t>
      </w:r>
      <w:r>
        <w:rPr>
          <w:rFonts w:ascii="Times New Roman" w:eastAsia="Times New Roman" w:hAnsi="Times New Roman" w:cs="Times New Roman"/>
          <w:sz w:val="28"/>
          <w:szCs w:val="28"/>
        </w:rPr>
        <w:t>і та для кластеризації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DD7F5A" w14:textId="77777777" w:rsidR="00A564CE" w:rsidRDefault="00A62D6B" w:rsidP="00A564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Спершу дізнаємося чи є в датасеті нульові поля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функції </w:t>
      </w:r>
      <w:proofErr w:type="spellStart"/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>isnull</w:t>
      </w:r>
      <w:proofErr w:type="spellEnd"/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.1)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7EBC6B" w14:textId="2652218A" w:rsidR="00C61DB9" w:rsidRDefault="00AD6773" w:rsidP="00A564CE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5CBEBB7" wp14:editId="293BAC14">
            <wp:extent cx="4008581" cy="3718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920" cy="37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607" w14:textId="10D8B422" w:rsidR="00607B4A" w:rsidRPr="00933EF6" w:rsidRDefault="00607B4A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Результат роботи функції </w:t>
      </w:r>
      <w:proofErr w:type="spellStart"/>
      <w:proofErr w:type="gramStart"/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isnull</w:t>
      </w:r>
      <w:proofErr w:type="spellEnd"/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4F86FAD8" w14:textId="77777777" w:rsidR="00C61DB9" w:rsidRDefault="00C61DB9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61DB9">
        <w:rPr>
          <w:rFonts w:ascii="Times New Roman" w:eastAsia="Times New Roman" w:hAnsi="Times New Roman" w:cs="Times New Roman"/>
          <w:sz w:val="28"/>
          <w:szCs w:val="28"/>
        </w:rPr>
        <w:t xml:space="preserve">Бачимо що більшість полів не мають нульових значень. </w:t>
      </w:r>
    </w:p>
    <w:p w14:paraId="2F6A987E" w14:textId="668C9EFA" w:rsidR="00AD6773" w:rsidRDefault="00C61DB9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треба зрозуміти межі доступних даних. Для цього використаємо метод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describe</w:t>
      </w:r>
      <w:r w:rsidRPr="00C61DB9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.2)</w:t>
      </w:r>
    </w:p>
    <w:p w14:paraId="7BC737A0" w14:textId="456D2C5E" w:rsidR="00AD6773" w:rsidRDefault="00AD6773" w:rsidP="00A62D6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132F85" wp14:editId="084E362E">
            <wp:extent cx="5052060" cy="277396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728" cy="27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09A" w14:textId="1727F131" w:rsidR="00933EF6" w:rsidRPr="00933EF6" w:rsidRDefault="00933EF6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– Результат роботи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.describe().</w:t>
      </w:r>
    </w:p>
    <w:p w14:paraId="0DB3F554" w14:textId="56075BD9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ми можемо бачити, перші два показники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Household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Income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Expenditure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мають цілком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сприятливі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показники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 Також хотілось би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зауважити що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обчислення ведуться в 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іліппінських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пєсо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(1грн = 0.53 Філіппінських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пєсо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5E93541" w14:textId="30E18370" w:rsidR="00933EF6" w:rsidRPr="00D73F06" w:rsidRDefault="00AD6773" w:rsidP="00D73F06">
      <w:pPr>
        <w:ind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Приступимо до візуалізації даних. Скористаємося бібліотекою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P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Спочатку візуалізуємо 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колонку </w:t>
      </w:r>
      <w:proofErr w:type="spellStart"/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прибутк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>ів</w:t>
      </w:r>
      <w:proofErr w:type="spellEnd"/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.hist()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.3)</w:t>
      </w:r>
    </w:p>
    <w:p w14:paraId="1E686FA9" w14:textId="388F3CAE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CD7F1A" wp14:editId="0BE76DA1">
            <wp:extent cx="5537281" cy="34137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117" cy="34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C230" w14:textId="7780F8A9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.3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hist()</w:t>
      </w:r>
    </w:p>
    <w:p w14:paraId="41C398D1" w14:textId="77777777" w:rsidR="00CE4E1A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осі х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– прибуток домогосподарства. </w:t>
      </w:r>
    </w:p>
    <w:p w14:paraId="3379AEFC" w14:textId="3FC289F9" w:rsidR="00AD6773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осі у – кількість таких домогосподарств</w:t>
      </w:r>
    </w:p>
    <w:p w14:paraId="52091529" w14:textId="439B1054" w:rsidR="00933EF6" w:rsidRPr="00933EF6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Виглядає так, ніби щось 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пішло не так, але насправді ця візуалізація цілком правдива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Відсортуємо дані у </w:t>
      </w:r>
      <w:r w:rsidR="0086211A">
        <w:rPr>
          <w:rFonts w:ascii="Times New Roman" w:eastAsia="Times New Roman" w:hAnsi="Times New Roman" w:cs="Times New Roman"/>
          <w:sz w:val="28"/>
          <w:szCs w:val="28"/>
        </w:rPr>
        <w:t>зворотному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порядку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.sort(reverse= True)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.4)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33E110" w14:textId="4629B8A7" w:rsidR="00CE4E1A" w:rsidRDefault="00AA0630" w:rsidP="00933EF6">
      <w:pPr>
        <w:jc w:val="center"/>
        <w:rPr>
          <w:noProof/>
        </w:rPr>
      </w:pPr>
      <w:r w:rsidRPr="00AA063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675829" wp14:editId="68ADC5CE">
            <wp:extent cx="4581525" cy="1952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C64" w14:textId="38AEC182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.4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sort(reverse= True)</w:t>
      </w:r>
    </w:p>
    <w:p w14:paraId="56EAB4E9" w14:textId="256CA903" w:rsidR="00612908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ми можемо бачити, в цьому датасеті існують як малозабезпечені, так і дуже багаті сім’ї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86211A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spellStart"/>
      <w:r w:rsidR="0086211A">
        <w:rPr>
          <w:rFonts w:ascii="Times New Roman" w:eastAsia="Times New Roman" w:hAnsi="Times New Roman" w:cs="Times New Roman"/>
          <w:sz w:val="28"/>
          <w:szCs w:val="28"/>
        </w:rPr>
        <w:t>ічними</w:t>
      </w:r>
      <w:proofErr w:type="spellEnd"/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надходженнями більше 11 млн. п’єсо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2331665" w14:textId="374BAE78" w:rsidR="00D85E19" w:rsidRDefault="00933EF6" w:rsidP="00D85E19">
      <w:pPr>
        <w:spacing w:after="240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щоби краще орієнтуватись в даних менш забезпечених сімей,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подивимось глибше до показник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х</w:t>
      </w:r>
      <w:r w:rsidR="00AA0630" w:rsidRPr="00E3013F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612908" w:rsidRPr="00612908">
        <w:rPr>
          <w:rFonts w:ascii="Times New Roman" w:eastAsia="Times New Roman" w:hAnsi="Times New Roman" w:cs="Times New Roman"/>
          <w:sz w:val="28"/>
          <w:szCs w:val="28"/>
          <w:lang w:val="ru-RU"/>
        </w:rPr>
        <w:t>500000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>.5)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013F" w:rsidRPr="00E3013F">
        <w:rPr>
          <w:noProof/>
        </w:rPr>
        <w:t xml:space="preserve"> </w:t>
      </w:r>
    </w:p>
    <w:p w14:paraId="5D3CA572" w14:textId="23D0F426" w:rsidR="00CE4E1A" w:rsidRDefault="00E3013F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6B4C8" wp14:editId="68ABE52D">
            <wp:extent cx="6152515" cy="299529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EED" w14:textId="212A3D07" w:rsidR="00CE4E1A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004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90044">
        <w:rPr>
          <w:rFonts w:ascii="Times New Roman" w:eastAsia="Times New Roman" w:hAnsi="Times New Roman" w:cs="Times New Roman"/>
          <w:sz w:val="28"/>
          <w:szCs w:val="28"/>
        </w:rPr>
        <w:t>.5 – Гістограма прибутків менш забезпечених сімей.</w:t>
      </w:r>
    </w:p>
    <w:p w14:paraId="6B9A271C" w14:textId="2E3C97FD" w:rsidR="00CE4E1A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 даного графіка ми можемо зробити висновок що більшість сімей заробляють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біля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100,000 Філіппінських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п’єсо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Розподіл більш схожий на нормальний, але таким не є.</w:t>
      </w:r>
    </w:p>
    <w:p w14:paraId="51A89A88" w14:textId="3AEF3ABE" w:rsidR="00612908" w:rsidRDefault="00612908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Наступною ознакою провізуалізуємо витрати сімей на їжу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.6)</w:t>
      </w:r>
      <w:r w:rsidRPr="006129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47A3B" wp14:editId="5051D5F1">
            <wp:extent cx="5381625" cy="3419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6607" w14:textId="41546E60" w:rsidR="00590044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.6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Гістограма витрат сімей на їжу.</w:t>
      </w:r>
    </w:p>
    <w:p w14:paraId="67E75EBD" w14:textId="32BD1969" w:rsidR="00612908" w:rsidRPr="00C7250A" w:rsidRDefault="00612908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7250A">
        <w:rPr>
          <w:rFonts w:ascii="Times New Roman" w:eastAsia="Times New Roman" w:hAnsi="Times New Roman" w:cs="Times New Roman"/>
          <w:sz w:val="28"/>
          <w:szCs w:val="28"/>
        </w:rPr>
        <w:t>Логічно, що сім’ї які заробляють більше – тратять на їжу більше грошей, тому звузимо нашу гістограму до х&lt;250000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 xml:space="preserve"> для того щоб подивитися глибше на витрати малозабезпечених сімей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.7)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318477" w14:textId="07593726" w:rsidR="00CE4E1A" w:rsidRDefault="00612908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2AAFA" wp14:editId="4D3998EB">
            <wp:extent cx="6152515" cy="31629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4B5" w14:textId="4A24E84A" w:rsidR="00C7250A" w:rsidRDefault="00C7250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.7 – Гістограма витрат менш забезпечених сімей на їжу. </w:t>
      </w:r>
    </w:p>
    <w:p w14:paraId="5D967E50" w14:textId="4DCF2D6D" w:rsidR="00612908" w:rsidRDefault="00BE0BCD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цього графіка ми можемо зробити висновок що більшість сімей витрачають на їжу біля 50000 Філіппінських п’єсо</w:t>
      </w:r>
      <w:r w:rsidR="003D27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0E89A3" w14:textId="0B003DBA" w:rsidR="0090603A" w:rsidRDefault="0090603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кластеризації з більш ніж двома параметрами підберемо ще один стовпець. Нехай це будуть витрати на м’ясо. Провізуалізуємо стовпець у вигляді гістограми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.8).</w:t>
      </w:r>
    </w:p>
    <w:p w14:paraId="4B33781B" w14:textId="23727E04" w:rsidR="0090603A" w:rsidRDefault="0090603A" w:rsidP="0030471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65096" wp14:editId="70964401">
            <wp:extent cx="4206240" cy="259344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014" cy="26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C2D" w14:textId="54ED6677" w:rsidR="0090603A" w:rsidRDefault="0090603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.8 – Гістограма витрат сімей на м’ясо.</w:t>
      </w:r>
    </w:p>
    <w:p w14:paraId="0A8BC0C6" w14:textId="12746F99" w:rsidR="0090603A" w:rsidRDefault="0090603A" w:rsidP="00D85E19">
      <w:pPr>
        <w:spacing w:after="240"/>
        <w:ind w:firstLine="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Ситуація така ж як і в минулих гістограмах – бідних сімей набагато більше ніж багатих, тому звузимо графік до значень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&gt;50000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>.9)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B5314" w:rsidRPr="001B5314">
        <w:rPr>
          <w:noProof/>
        </w:rPr>
        <w:t xml:space="preserve"> </w:t>
      </w:r>
      <w:r w:rsidR="001B5314">
        <w:rPr>
          <w:noProof/>
        </w:rPr>
        <w:drawing>
          <wp:inline distT="0" distB="0" distL="0" distR="0" wp14:anchorId="31736322" wp14:editId="32AEE2BF">
            <wp:extent cx="5991225" cy="3295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7D3" w14:textId="5FEE0273" w:rsidR="0029646C" w:rsidRPr="00A272F8" w:rsidRDefault="001B5314" w:rsidP="00A272F8">
      <w:pPr>
        <w:spacing w:after="240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A272F8"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.9 – Гістограма витрат на м’ясо </w:t>
      </w:r>
      <w:r w:rsidR="00BC06A5">
        <w:rPr>
          <w:rFonts w:ascii="Times New Roman" w:hAnsi="Times New Roman" w:cs="Times New Roman"/>
          <w:noProof/>
          <w:sz w:val="28"/>
          <w:szCs w:val="28"/>
          <w:lang w:val="en-US"/>
        </w:rPr>
        <w:t>&gt; 50000.</w:t>
      </w:r>
    </w:p>
    <w:p w14:paraId="71473B90" w14:textId="159F8846" w:rsidR="00587D08" w:rsidRPr="001B6D73" w:rsidRDefault="00CA43A0" w:rsidP="004D14A1">
      <w:pPr>
        <w:pStyle w:val="8"/>
      </w:pPr>
      <w:bookmarkStart w:id="10" w:name="k_means"/>
      <w:r w:rsidRPr="001B6D73">
        <w:t>K-</w:t>
      </w:r>
      <w:proofErr w:type="spellStart"/>
      <w:r w:rsidRPr="001B6D73">
        <w:t>means</w:t>
      </w:r>
      <w:bookmarkEnd w:id="7"/>
      <w:bookmarkEnd w:id="10"/>
      <w:proofErr w:type="spellEnd"/>
    </w:p>
    <w:p w14:paraId="7566C24B" w14:textId="1C02DA07" w:rsidR="00587D08" w:rsidRDefault="00587D08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Розглянемо перший алгоритм кластеризації – метод К-середніх.</w:t>
      </w:r>
    </w:p>
    <w:p w14:paraId="6B4AF5A5" w14:textId="2E76CEAA" w:rsidR="004141DB" w:rsidRPr="004141DB" w:rsidRDefault="009517F2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же працює цей алгоритм? Розберемо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покроково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BE9F6C" w14:textId="77777777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1: По-перше, нам потрібно вказати кількість кластерів K, які необхідно створити за допомогою цього алгоритму.</w:t>
      </w:r>
    </w:p>
    <w:p w14:paraId="6CF6BC09" w14:textId="00FF9464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Коротко класифіку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дані на основі кількості точок даних.</w:t>
      </w:r>
    </w:p>
    <w:p w14:paraId="5098A240" w14:textId="673DAC57" w:rsid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Тепер 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>обчислюємо центроїди кластерів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9F119B0" w14:textId="59794DEA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37EC1" wp14:editId="168C19B7">
            <wp:extent cx="4579620" cy="26880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472" cy="26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4F9" w14:textId="3890B3B7" w:rsidR="003D27F3" w:rsidRPr="004141DB" w:rsidRDefault="003D27F3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Приклад для пояснення кроків 1-3.</w:t>
      </w:r>
    </w:p>
    <w:p w14:paraId="0A971A7D" w14:textId="628B48A9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4: Повторю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наведені нижче кроки, поки не знайдемо ідеальн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призначенням точок даних кластерам, які не змінюються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4C0495" w14:textId="70E1C72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Спочатку обчислює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сум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квадратів відстаней між точками даних і центроїдами.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 xml:space="preserve"> В нашому випадку це буде евклідова відстань між точками.</w:t>
      </w:r>
    </w:p>
    <w:p w14:paraId="2B58863F" w14:textId="78E552A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 цьому етапі нам потрібно виділити кожну точку даних кластеру, як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найближч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до інших (центроїд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22E89D" w14:textId="7AB8405B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Нарешті, обчисл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юємо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центроїди для кластерів, усереднюючи всі точки даних кластера.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C84477" w14:textId="221469BE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2128E3" wp14:editId="025A1FA6">
            <wp:extent cx="4023360" cy="23652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933" cy="23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1DF" w14:textId="07C10B9C" w:rsidR="00D92591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К-середніх.</w:t>
      </w:r>
    </w:p>
    <w:p w14:paraId="0DE10CFD" w14:textId="38E124C1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BFF72" wp14:editId="1A4BF924">
            <wp:extent cx="4069080" cy="232518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089" cy="23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426" w14:textId="20D9A15F" w:rsidR="00D92591" w:rsidRPr="004141DB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</w:t>
      </w:r>
    </w:p>
    <w:p w14:paraId="3473062D" w14:textId="34AAE08C" w:rsidR="004A0CC3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K-</w:t>
      </w:r>
      <w:proofErr w:type="spellStart"/>
      <w:r w:rsidRPr="004141DB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реалізує стратегію </w:t>
      </w:r>
      <w:proofErr w:type="spellStart"/>
      <w:r w:rsidRPr="004141DB">
        <w:rPr>
          <w:rFonts w:ascii="Times New Roman" w:eastAsia="Times New Roman" w:hAnsi="Times New Roman" w:cs="Times New Roman"/>
          <w:sz w:val="28"/>
          <w:szCs w:val="28"/>
        </w:rPr>
        <w:t>Expectation-Maximization</w:t>
      </w:r>
      <w:proofErr w:type="spellEnd"/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для вирішення проблеми. Крок очікування використовується для призначення точок даних найближчому кластеру, а крок максимізації використовується для обчислення 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кожного кластера.</w:t>
      </w:r>
    </w:p>
    <w:p w14:paraId="1A75359A" w14:textId="1739000C" w:rsidR="009517F2" w:rsidRDefault="009517F2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Перейдемо до реалізації 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eastAsia="Times New Roman" w:hAnsi="Times New Roman" w:cs="Times New Roman"/>
          <w:sz w:val="28"/>
          <w:szCs w:val="28"/>
        </w:rPr>
        <w:t>на нашому датасеті.</w:t>
      </w:r>
    </w:p>
    <w:p w14:paraId="04F53041" w14:textId="6753E32E" w:rsidR="004A0CC3" w:rsidRDefault="00587D08" w:rsidP="00D92591">
      <w:pPr>
        <w:rPr>
          <w:rFonts w:ascii="Times New Roman" w:eastAsia="Times New Roman" w:hAnsi="Times New Roman" w:cs="Times New Roman"/>
          <w:sz w:val="28"/>
          <w:szCs w:val="28"/>
        </w:rPr>
      </w:pPr>
      <w:r w:rsidRPr="00587D0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По-перше,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для цього алгоритму треба визначитися з кількістю кластерів.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Зробимо це за</w:t>
      </w:r>
      <w:r w:rsidR="004A0CC3">
        <w:rPr>
          <w:rFonts w:ascii="Times New Roman" w:eastAsia="Times New Roman" w:hAnsi="Times New Roman" w:cs="Times New Roman"/>
          <w:sz w:val="28"/>
          <w:szCs w:val="28"/>
        </w:rPr>
        <w:t xml:space="preserve"> методом ліктя.</w:t>
      </w:r>
    </w:p>
    <w:p w14:paraId="4691EBBB" w14:textId="54C654AF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проблем кластеризації існує метрика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WCSS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Within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clusters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some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squares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або ж сума квадратів всередині кластерів. </w:t>
      </w:r>
    </w:p>
    <w:p w14:paraId="57AB996F" w14:textId="29F5CFB9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Вираховується вона по такій формулі:</w:t>
      </w:r>
      <w:r>
        <w:rPr>
          <w:noProof/>
        </w:rPr>
        <w:drawing>
          <wp:inline distT="0" distB="0" distL="0" distR="0" wp14:anchorId="48CF26A5" wp14:editId="1B63567E">
            <wp:extent cx="6152515" cy="4959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8E6" w14:textId="345B4820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Тож, наш алгоритм для кожного кластера вираховує суму квадратів відстаней точок (які належать цьому кластеру) до його центроїди.</w:t>
      </w:r>
    </w:p>
    <w:p w14:paraId="2CEAB125" w14:textId="3B593A91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Роздивимось більш наглядно.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 xml:space="preserve"> Якщо ми взяли би один кластер, і порахували би відстань від центроїди цього кластеру до всіх точок, то ця метрика була би дуже великою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D504F58" w14:textId="467227BB" w:rsidR="004A0CC3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AFE30" wp14:editId="5C999049">
            <wp:extent cx="3931920" cy="227376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0710" cy="22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080" w14:textId="0934D775" w:rsidR="00BF0699" w:rsidRDefault="00BF0699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одним кластером.</w:t>
      </w:r>
    </w:p>
    <w:p w14:paraId="359668C3" w14:textId="1495C909" w:rsidR="00BF0699" w:rsidRDefault="00BF0699" w:rsidP="00BF06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Але якщо ми візьмемо більше число кластерів, тоді відстань до центроїд буде більш оптимальною, відповідно метрика буде менша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04ABB1F" w14:textId="72F09531" w:rsidR="00112016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F692C" wp14:editId="6B09AB46">
            <wp:extent cx="4305300" cy="23692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33" cy="23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83AC" w14:textId="177854BF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трьома кластерами.</w:t>
      </w:r>
    </w:p>
    <w:p w14:paraId="06BB479A" w14:textId="572705DA" w:rsidR="00112016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визнач</w:t>
      </w:r>
      <w:r>
        <w:rPr>
          <w:rFonts w:ascii="Times New Roman" w:eastAsia="Times New Roman" w:hAnsi="Times New Roman" w:cs="Times New Roman"/>
          <w:sz w:val="28"/>
          <w:szCs w:val="28"/>
        </w:rPr>
        <w:t>ення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оптимальн</w:t>
      </w:r>
      <w:r>
        <w:rPr>
          <w:rFonts w:ascii="Times New Roman" w:eastAsia="Times New Roman" w:hAnsi="Times New Roman" w:cs="Times New Roman"/>
          <w:sz w:val="28"/>
          <w:szCs w:val="28"/>
        </w:rPr>
        <w:t>ої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кільк</w:t>
      </w:r>
      <w:r>
        <w:rPr>
          <w:rFonts w:ascii="Times New Roman" w:eastAsia="Times New Roman" w:hAnsi="Times New Roman" w:cs="Times New Roman"/>
          <w:sz w:val="28"/>
          <w:szCs w:val="28"/>
        </w:rPr>
        <w:t>ості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кластерів </w:t>
      </w:r>
      <w:r>
        <w:rPr>
          <w:rFonts w:ascii="Times New Roman" w:eastAsia="Times New Roman" w:hAnsi="Times New Roman" w:cs="Times New Roman"/>
          <w:sz w:val="28"/>
          <w:szCs w:val="28"/>
        </w:rPr>
        <w:t>використовують метод ліктя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18500B" w14:textId="1F974758" w:rsid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У кластерному аналізі метод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є евристичним методом, який використовується для визначення кількості кластерів у наборі даних. Метод складається з побудови графіка пояснення варіації як функції від кількості кластерів і вибору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кривої як кількості кластерів для використання.</w:t>
      </w:r>
    </w:p>
    <w:p w14:paraId="0998CA65" w14:textId="0DF6EA23" w:rsidR="0002645B" w:rsidRP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Використаємо метод ліктя на нашому датасеті. Для цього використаємо бібліотеку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49B7A8" w14:textId="04B8D2B2" w:rsidR="004A0CC3" w:rsidRDefault="0011201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05F03" wp14:editId="4BBA1DFE">
            <wp:extent cx="5073198" cy="3954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908" cy="39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A711" w14:textId="737DBDF3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Застосування та візуалізація методу Ліктя</w:t>
      </w:r>
    </w:p>
    <w:p w14:paraId="6948F4A3" w14:textId="4C4563D3" w:rsidR="001E79C0" w:rsidRDefault="001E79C0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графіка бачимо що оптимальна кількість кластерів це 4 або 5, так як саме на цих позначках графік має прийнятні показники.</w:t>
      </w:r>
    </w:p>
    <w:p w14:paraId="0D3D1589" w14:textId="57A0E0F7" w:rsidR="00112016" w:rsidRDefault="00B346B1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Перейдемо до тренування моделі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B66F24" w14:textId="083E8B3B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A35EA" wp14:editId="41C4EAD2">
            <wp:extent cx="5991686" cy="3619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2838" cy="36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929" w14:textId="580A41CE" w:rsidR="004A5770" w:rsidRDefault="004A5770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Тренування моделі.</w:t>
      </w:r>
    </w:p>
    <w:p w14:paraId="62C4BF0B" w14:textId="7DF8CFFF" w:rsidR="00967CDF" w:rsidRDefault="00967CDF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зробимо візуалізацію отриманих даних.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ADC687C" w14:textId="4F9154E6" w:rsidR="00967CDF" w:rsidRDefault="003B0862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7AF78" wp14:editId="3B0B03DC">
            <wp:extent cx="6152515" cy="13544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353" w14:textId="1D6CD7B9" w:rsidR="009517F2" w:rsidRDefault="00881FCD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кластеризації.</w:t>
      </w:r>
    </w:p>
    <w:p w14:paraId="2C43ADD0" w14:textId="158A08A4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F27E" wp14:editId="1740A6AA">
            <wp:extent cx="4638675" cy="3028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90D" w14:textId="71D9FFBB" w:rsidR="00967CDF" w:rsidRDefault="00881FCD" w:rsidP="0030471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55D0C488" w14:textId="12A505EA" w:rsidR="00C136EA" w:rsidRPr="004D14A1" w:rsidRDefault="00967CDF" w:rsidP="00C136EA">
      <w:pPr>
        <w:pStyle w:val="8"/>
      </w:pPr>
      <w:bookmarkStart w:id="11" w:name="Hierarchical_clustering"/>
      <w:proofErr w:type="spellStart"/>
      <w:r w:rsidRPr="00C136EA">
        <w:t>Hierarchical</w:t>
      </w:r>
      <w:proofErr w:type="spellEnd"/>
      <w:r w:rsidRPr="00C136EA">
        <w:t xml:space="preserve"> </w:t>
      </w:r>
      <w:proofErr w:type="spellStart"/>
      <w:r w:rsidRPr="00C136EA">
        <w:t>clustering</w:t>
      </w:r>
      <w:bookmarkEnd w:id="11"/>
      <w:proofErr w:type="spellEnd"/>
    </w:p>
    <w:p w14:paraId="5BD7B67D" w14:textId="44BEF799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— це алгоритм, який групує подібні об’єкти в групи, які називаються кластерами. Кінцева точка - це набір кластерів, де кожен кластер відрізняється один від одного, а об'єкти в кожному кластері в цілому схожі один на одного.</w:t>
      </w:r>
    </w:p>
    <w:p w14:paraId="55B97839" w14:textId="77B61D44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може бути виконана або з матрицею відстаней, або з необробленими даними. Коли надаються вихідні дані, програмне забезпечення автоматично обчислить матрицю відстані у фоновому режимі.</w:t>
      </w:r>
    </w:p>
    <w:p w14:paraId="32C1C652" w14:textId="77777777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Ієрархічні алгоритми діляться на </w:t>
      </w: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t>агломеративні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t>дівізімні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E390849" w14:textId="5CD0F2F2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t>Агломеративні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 алгоритми - це алгоритми, які починають своє виконання з того, що кожен об'єкт заносять в свій власний кластер і в міру виконання об'єднують кластери, до тих пір, поки в кінці не отримує один кластер, що включає в себе всі об'єкти набору.</w:t>
      </w:r>
    </w:p>
    <w:p w14:paraId="208DB530" w14:textId="3F29F166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lastRenderedPageBreak/>
        <w:t>Дивізімні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 алгоритми, навпаки, спочатку відносять всі об'єкти в один кластер і потім розділяють цей кластер до тих пір, поки кожен об'єкт не виявиться в своєму власному кластер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і (рис. 4.1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517F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758F4" w14:textId="0AA43364" w:rsidR="00F817E1" w:rsidRDefault="009517F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A9786" wp14:editId="148342BE">
            <wp:extent cx="4076700" cy="22142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683" cy="2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7ED" w14:textId="350AB712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Різниця між </w:t>
      </w:r>
      <w:proofErr w:type="spellStart"/>
      <w:r w:rsidR="00847D73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нгломеративними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="00847D73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ивізимними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алгоритмами</w:t>
      </w:r>
    </w:p>
    <w:p w14:paraId="21DC3184" w14:textId="05CB1FB9" w:rsidR="00C136EA" w:rsidRDefault="00C136EA" w:rsidP="00707EED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 яким чином працює ієрархічна кластеризація?</w:t>
      </w:r>
    </w:p>
    <w:p w14:paraId="3872005D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Ієрархічна кластеризація починається з обробки кожного спостереження як окремого кластера. Потім він багаторазово виконує наступні два кроки: </w:t>
      </w:r>
    </w:p>
    <w:p w14:paraId="137D7E58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1) визначає два кластери, які знаходяться найближче один до одного </w:t>
      </w:r>
    </w:p>
    <w:p w14:paraId="029A96D7" w14:textId="77777777" w:rsidR="00F817E1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2) об’єднує два найбільш схожі кластери. </w:t>
      </w:r>
    </w:p>
    <w:p w14:paraId="5C8CA02C" w14:textId="17296D22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Цей ітераційний процес триває, поки всі кластери не будуть об’єднані разом. Це показано на діаграмах нижче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136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6BF41D" w14:textId="525C3E02" w:rsidR="00F817E1" w:rsidRDefault="000F77D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0AEAEA" wp14:editId="1BD4EB86">
            <wp:extent cx="2739657" cy="51054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27" cy="51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B3C2" w14:textId="33B9D1B3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Процес роботи Ієрархічного Алгоритму.</w:t>
      </w:r>
    </w:p>
    <w:p w14:paraId="41E9D518" w14:textId="2F994A19" w:rsidR="000F77D2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0F77D2">
        <w:rPr>
          <w:rFonts w:ascii="Times New Roman" w:eastAsia="Times New Roman" w:hAnsi="Times New Roman" w:cs="Times New Roman"/>
          <w:sz w:val="28"/>
          <w:szCs w:val="28"/>
        </w:rPr>
        <w:t>Основним результатом ієрархічної кластеризації є дендрограма, яка показує ієрархічні відносини між кластерами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C4F42">
        <w:rPr>
          <w:rFonts w:ascii="Times New Roman" w:eastAsia="Times New Roman" w:hAnsi="Times New Roman" w:cs="Times New Roman"/>
          <w:sz w:val="28"/>
          <w:szCs w:val="28"/>
        </w:rPr>
        <w:t xml:space="preserve"> Також за допомогою дендрограми </w:t>
      </w:r>
      <w:proofErr w:type="spellStart"/>
      <w:r w:rsidR="005C4F42">
        <w:rPr>
          <w:rFonts w:ascii="Times New Roman" w:eastAsia="Times New Roman" w:hAnsi="Times New Roman" w:cs="Times New Roman"/>
          <w:sz w:val="28"/>
          <w:szCs w:val="28"/>
        </w:rPr>
        <w:t>можно</w:t>
      </w:r>
      <w:proofErr w:type="spellEnd"/>
      <w:r w:rsidR="005C4F42">
        <w:rPr>
          <w:rFonts w:ascii="Times New Roman" w:eastAsia="Times New Roman" w:hAnsi="Times New Roman" w:cs="Times New Roman"/>
          <w:sz w:val="28"/>
          <w:szCs w:val="28"/>
        </w:rPr>
        <w:t xml:space="preserve"> визначити оптимальну кількість кластерів.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Використаємо це на нашому датасеті (рис.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04FCCEAE" w14:textId="68C2E4B1" w:rsidR="000F77D2" w:rsidRDefault="000F77D2" w:rsidP="006838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5E444" wp14:editId="01624A0E">
            <wp:extent cx="6152515" cy="45218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4BF8" w14:textId="274BC6D7" w:rsidR="00683846" w:rsidRDefault="0068384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Код для візуалізації дендрограми.</w:t>
      </w:r>
    </w:p>
    <w:p w14:paraId="49527F9A" w14:textId="4797551F" w:rsidR="00C136EA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даної дендрограми можемо зробити висновок, що оптимальна кількість кластерів це 4.</w:t>
      </w:r>
    </w:p>
    <w:p w14:paraId="239F4F4D" w14:textId="22C2B7FF" w:rsidR="00511295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Перейдемо до тренування 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ієрархічного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алгоритму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датасеті. У якості метрики використаємо евклідову відстань. (рис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797B2C32" wp14:editId="399A9556">
            <wp:extent cx="6152515" cy="13290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A48B" w14:textId="2436EDF2" w:rsidR="00511295" w:rsidRDefault="00683846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Ієрархічного алгоритму.</w:t>
      </w:r>
      <w:r w:rsidR="00511295" w:rsidRPr="00511295">
        <w:rPr>
          <w:noProof/>
        </w:rPr>
        <w:t xml:space="preserve"> </w:t>
      </w:r>
    </w:p>
    <w:p w14:paraId="76E1D1B7" w14:textId="79C4F985" w:rsidR="00511295" w:rsidRDefault="00683846" w:rsidP="00C136EA">
      <w:pPr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Провізуалізуємо результат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511295">
        <w:rPr>
          <w:rFonts w:ascii="Times New Roman" w:eastAsia="Times New Roman" w:hAnsi="Times New Roman" w:cs="Times New Roman"/>
          <w:sz w:val="28"/>
          <w:szCs w:val="28"/>
        </w:rPr>
        <w:t>.</w:t>
      </w:r>
      <w:r w:rsidR="00511295" w:rsidRPr="00511295">
        <w:rPr>
          <w:noProof/>
        </w:rPr>
        <w:t xml:space="preserve"> </w:t>
      </w:r>
    </w:p>
    <w:p w14:paraId="5AA4D7EF" w14:textId="64F6FE9C" w:rsidR="00A224CA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7400F0" wp14:editId="658B90DB">
            <wp:extent cx="6152515" cy="44202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82C" w14:textId="0E7CC7C2" w:rsidR="00A224CA" w:rsidRPr="00A564CE" w:rsidRDefault="00683846" w:rsidP="00A564CE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3BA894C0" w14:textId="77B1AD82" w:rsidR="00A224CA" w:rsidRPr="00CF14F1" w:rsidRDefault="00A224CA" w:rsidP="00A224CA">
      <w:pPr>
        <w:pStyle w:val="8"/>
      </w:pPr>
      <w:bookmarkStart w:id="12" w:name="Fuzzy_C_means"/>
      <w:proofErr w:type="spellStart"/>
      <w:r w:rsidRPr="00A224CA">
        <w:t>Fuzzy</w:t>
      </w:r>
      <w:proofErr w:type="spellEnd"/>
      <w:r w:rsidRPr="00A224CA">
        <w:t xml:space="preserve"> C-</w:t>
      </w:r>
      <w:proofErr w:type="spellStart"/>
      <w:r w:rsidRPr="00A224CA">
        <w:t>means</w:t>
      </w:r>
      <w:proofErr w:type="spellEnd"/>
      <w:r w:rsidRPr="00A224CA">
        <w:t xml:space="preserve"> </w:t>
      </w:r>
    </w:p>
    <w:p w14:paraId="11318943" w14:textId="3230775D" w:rsidR="00BC3CCE" w:rsidRDefault="00A224CA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r w:rsidR="0055752B">
        <w:rPr>
          <w:rFonts w:ascii="Times New Roman" w:eastAsia="Times New Roman" w:hAnsi="Times New Roman" w:cs="Times New Roman"/>
          <w:sz w:val="28"/>
          <w:szCs w:val="28"/>
        </w:rPr>
        <w:t xml:space="preserve">нечітких с-середніх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це алгоритм м’якої кластеризації. </w:t>
      </w:r>
    </w:p>
    <w:p w14:paraId="2AF272DF" w14:textId="2CCC3AAA" w:rsidR="0055752B" w:rsidRP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У методі кластеризації нечітких c-середніх (FCM) ми маємо два параметри, </w:t>
      </w: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μ_ij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c_i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>, і один гіперпараметр m.</w:t>
      </w:r>
    </w:p>
    <w:p w14:paraId="084D4B3E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μ_ij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, значення приналежності, — це ймовірність того, що j-та точка даних належить i-му кластеру, і вона обмежена тим, що сума </w:t>
      </w: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μ_ij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над центрами кластера C дорівнює 1 для кожної точки даних j. </w:t>
      </w:r>
    </w:p>
    <w:p w14:paraId="3DEFD024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lastRenderedPageBreak/>
        <w:t>c_i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— центр i-го кластера (такий самий вимір із X). </w:t>
      </w:r>
    </w:p>
    <w:p w14:paraId="47BD7DA9" w14:textId="2414D754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 xml:space="preserve">гіперпараметр 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>m контролює, наскільки нечіткою має бути межа кластера.</w:t>
      </w:r>
    </w:p>
    <w:p w14:paraId="4E9576D3" w14:textId="0F0E7A3C" w:rsidR="00BC3CCE" w:rsidRPr="00A224CA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Роздивимося на прикладі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6C4F30" w14:textId="4789FE2E" w:rsidR="00A224CA" w:rsidRDefault="0055752B" w:rsidP="00CF14F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64257F" wp14:editId="18BD2D47">
            <wp:extent cx="3992880" cy="395290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1" cy="39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FB09" w14:textId="316C7496" w:rsidR="00CF14F1" w:rsidRDefault="00CF14F1" w:rsidP="0030471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Графічний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приклад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нечітких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середніх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4794A84" w14:textId="7703B74C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>У наведеному вище графіку ми дивимося на 5-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>ту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точку даних X_5 і припустимо, що ми знаємо, що є лише два кластери, а поточні центри кластерів — c_1 і c_2. μ_25 – ймовірність того, що 5-а точка даних належить до 2-го кластеру, а μ_15 – ймовірність того, що 5-а точка даних належить 1-му кластеру. Тоді ми бачимо, що 5-а точка даних набагато ближча до c_2, ніж c_1, тому μ_25 (0,6) більше, ніж μ_15 (0,4). І вони відповідають обмеженню, що сума μ для кожної точки даних дорівнює 1, де μ_15 + μ_25 = 1.</w:t>
      </w:r>
    </w:p>
    <w:p w14:paraId="1D503943" w14:textId="018DDE23" w:rsidR="0055752B" w:rsidRPr="00BC31E5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Об’єктивна функція цього алгоритму:</w:t>
      </w:r>
    </w:p>
    <w:p w14:paraId="5F098D39" w14:textId="45A8E173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98458" wp14:editId="27FC3F4F">
            <wp:extent cx="2636520" cy="1015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70" cy="102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E4F8" w14:textId="79192DD2" w:rsidR="00A373CC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Формально</w:t>
      </w:r>
      <w:r w:rsidR="00A373CC" w:rsidRPr="00A373CC">
        <w:rPr>
          <w:rFonts w:ascii="Times New Roman" w:eastAsia="Times New Roman" w:hAnsi="Times New Roman" w:cs="Times New Roman"/>
          <w:sz w:val="28"/>
          <w:szCs w:val="28"/>
        </w:rPr>
        <w:t xml:space="preserve"> алгоритм FCM можна описати </w:t>
      </w:r>
      <w:r w:rsidR="00A373CC">
        <w:rPr>
          <w:rFonts w:ascii="Times New Roman" w:eastAsia="Times New Roman" w:hAnsi="Times New Roman" w:cs="Times New Roman"/>
          <w:sz w:val="28"/>
          <w:szCs w:val="28"/>
        </w:rPr>
        <w:t>так:</w:t>
      </w:r>
    </w:p>
    <w:p w14:paraId="55FFCBB9" w14:textId="0A5CC461" w:rsidR="00BC3C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Випадково розкидаємо центри кластерів.</w:t>
      </w:r>
    </w:p>
    <w:p w14:paraId="23E66673" w14:textId="2C095437" w:rsidR="00BC3CCE" w:rsidRPr="00A564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564CE">
        <w:rPr>
          <w:rFonts w:ascii="Times New Roman" w:eastAsia="Times New Roman" w:hAnsi="Times New Roman" w:cs="Times New Roman"/>
          <w:sz w:val="28"/>
          <w:szCs w:val="28"/>
        </w:rPr>
        <w:t>Повторюємо ці два пункти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поки зміна U між двома ітераціями не стала дуже мала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(заздалегідь визначене відсічення)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CDD4E9" w14:textId="5CA2FB11" w:rsidR="00BC3CCE" w:rsidRDefault="00BC3CCE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3C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2.1)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нечітку належність </w:t>
      </w:r>
      <w:r w:rsidRPr="00A564CE">
        <w:rPr>
          <w:noProof/>
        </w:rPr>
        <w:drawing>
          <wp:inline distT="0" distB="0" distL="0" distR="0" wp14:anchorId="2C81EBB3" wp14:editId="2026E7C5">
            <wp:extent cx="282575" cy="319829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312" cy="3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для кожн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даних у кластері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за формулою:</w:t>
      </w:r>
    </w:p>
    <w:p w14:paraId="2955D482" w14:textId="7CF08BB5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FD0391" wp14:editId="776B256A">
            <wp:extent cx="2735580" cy="861093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9772" cy="8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4C4" w14:textId="686DE3F9" w:rsid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Або ж:</w:t>
      </w:r>
    </w:p>
    <w:p w14:paraId="5ACFC14A" w14:textId="702745C8" w:rsidR="00DD673B" w:rsidRP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D0CA2" wp14:editId="6CC19C45">
            <wp:extent cx="2712720" cy="150628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1" cy="15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3512" w14:textId="5849834C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2.2)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центроїду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401AFCC3" wp14:editId="4199A4E8">
            <wp:extent cx="285750" cy="350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кожного кластеру за формулою:</w:t>
      </w:r>
    </w:p>
    <w:p w14:paraId="28260DD1" w14:textId="1AC5E235" w:rsidR="00A373CC" w:rsidRPr="00AB46DF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01E4FD" wp14:editId="4125888F">
            <wp:extent cx="2015056" cy="1082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7723" cy="10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48C4" w14:textId="13011F4B" w:rsidR="00A373CC" w:rsidRDefault="00226E6F" w:rsidP="00A224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Перейдемо до реалізації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алгоритму нечітких С-середніх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BCA35D" w14:textId="16A02B0F" w:rsidR="00EC03E2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BCBC0" wp14:editId="167146FE">
            <wp:extent cx="6152515" cy="31984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48D" w14:textId="5F9B64C2" w:rsidR="00C33BEC" w:rsidRP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та візуалізації алгоритму нечітких С-середніх.</w:t>
      </w:r>
    </w:p>
    <w:p w14:paraId="0ED93ECE" w14:textId="0409FD7F" w:rsidR="00C8445E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C9352" wp14:editId="7FD9140D">
            <wp:extent cx="3032760" cy="28815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A1EB" w14:textId="1C0E089D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5F0F28C0" w14:textId="0A184C76" w:rsidR="00A3223F" w:rsidRDefault="00A3223F" w:rsidP="00A3223F">
      <w:pPr>
        <w:pStyle w:val="8"/>
      </w:pPr>
      <w:bookmarkStart w:id="13" w:name="кластер_з_більш_2"/>
      <w:r>
        <w:t>Кластеризація з більш ніж двома параметрами</w:t>
      </w:r>
      <w:bookmarkEnd w:id="13"/>
      <w:r>
        <w:t xml:space="preserve">. </w:t>
      </w:r>
    </w:p>
    <w:p w14:paraId="6139FF04" w14:textId="413A6A79" w:rsidR="00A3223F" w:rsidRDefault="00A3223F" w:rsidP="00FF69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Іноді в задачі кластеризації може виникнути необхідність </w:t>
      </w:r>
      <w:r w:rsidR="002A78AE">
        <w:rPr>
          <w:rFonts w:ascii="Times New Roman" w:hAnsi="Times New Roman" w:cs="Times New Roman"/>
          <w:sz w:val="28"/>
          <w:szCs w:val="28"/>
        </w:rPr>
        <w:t>враховувати більш ніж 2 параметра. В такому випадку доцільно використовувати алгоритм К-середніх.</w:t>
      </w:r>
      <w:r w:rsidR="00BC0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1FDA57" w14:textId="519BE3CF" w:rsidR="003B3964" w:rsidRDefault="00707EED" w:rsidP="00FF696E">
      <w:pPr>
        <w:rPr>
          <w:noProof/>
        </w:rPr>
      </w:pPr>
      <w:r w:rsidRPr="00707EED">
        <w:rPr>
          <w:rFonts w:ascii="Times New Roman" w:hAnsi="Times New Roman" w:cs="Times New Roman"/>
          <w:sz w:val="28"/>
          <w:szCs w:val="28"/>
        </w:rPr>
        <w:t xml:space="preserve">По-перше, так як ми </w:t>
      </w:r>
      <w:r>
        <w:rPr>
          <w:rFonts w:ascii="Times New Roman" w:hAnsi="Times New Roman" w:cs="Times New Roman"/>
          <w:sz w:val="28"/>
          <w:szCs w:val="28"/>
        </w:rPr>
        <w:t xml:space="preserve">записуємо в датафрейм </w:t>
      </w:r>
      <w:r w:rsidR="00FF696E">
        <w:rPr>
          <w:rFonts w:ascii="Times New Roman" w:hAnsi="Times New Roman" w:cs="Times New Roman"/>
          <w:sz w:val="28"/>
          <w:szCs w:val="28"/>
        </w:rPr>
        <w:t>три</w:t>
      </w:r>
      <w:r w:rsidR="003B3964">
        <w:rPr>
          <w:rFonts w:ascii="Times New Roman" w:hAnsi="Times New Roman" w:cs="Times New Roman"/>
          <w:sz w:val="28"/>
          <w:szCs w:val="28"/>
        </w:rPr>
        <w:t xml:space="preserve"> показники замість </w:t>
      </w:r>
      <w:proofErr w:type="spellStart"/>
      <w:r w:rsidR="003B3964">
        <w:rPr>
          <w:rFonts w:ascii="Times New Roman" w:hAnsi="Times New Roman" w:cs="Times New Roman"/>
          <w:sz w:val="28"/>
          <w:szCs w:val="28"/>
        </w:rPr>
        <w:t>двух</w:t>
      </w:r>
      <w:proofErr w:type="spellEnd"/>
      <w:r w:rsidR="003B3964">
        <w:rPr>
          <w:rFonts w:ascii="Times New Roman" w:hAnsi="Times New Roman" w:cs="Times New Roman"/>
          <w:sz w:val="28"/>
          <w:szCs w:val="28"/>
        </w:rPr>
        <w:t xml:space="preserve">, треба реалізувати метод ліктя для нових даних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3B3964">
        <w:rPr>
          <w:rFonts w:ascii="Times New Roman" w:hAnsi="Times New Roman" w:cs="Times New Roman"/>
          <w:sz w:val="28"/>
          <w:szCs w:val="28"/>
        </w:rPr>
        <w:t>.27)</w:t>
      </w:r>
      <w:r w:rsidR="003B3964" w:rsidRPr="003B3964">
        <w:rPr>
          <w:noProof/>
        </w:rPr>
        <w:t xml:space="preserve"> </w:t>
      </w:r>
    </w:p>
    <w:p w14:paraId="6A44A507" w14:textId="638F93A4" w:rsidR="003B3964" w:rsidRDefault="003B3964" w:rsidP="00D85E19">
      <w:pPr>
        <w:spacing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4B4D80CD" wp14:editId="6E4BF11A">
            <wp:extent cx="4632960" cy="462550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5371" cy="46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89B" w14:textId="33058AEF" w:rsidR="00FF696E" w:rsidRDefault="003B396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.27 – Метод ліктя для нового датафрейму.</w:t>
      </w:r>
    </w:p>
    <w:p w14:paraId="78090BA9" w14:textId="03FD9058" w:rsidR="00BC06A5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lastRenderedPageBreak/>
        <w:t>Тепер із кривої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C83">
        <w:rPr>
          <w:rFonts w:ascii="Times New Roman" w:hAnsi="Times New Roman" w:cs="Times New Roman"/>
          <w:sz w:val="28"/>
          <w:szCs w:val="28"/>
        </w:rPr>
        <w:t xml:space="preserve">видно, що оптимальна кількість кластерів, тобто </w:t>
      </w:r>
      <w:proofErr w:type="spellStart"/>
      <w:r w:rsidRPr="001A4C83">
        <w:rPr>
          <w:rFonts w:ascii="Times New Roman" w:hAnsi="Times New Roman" w:cs="Times New Roman"/>
          <w:sz w:val="28"/>
          <w:szCs w:val="28"/>
        </w:rPr>
        <w:t>n_clusters</w:t>
      </w:r>
      <w:proofErr w:type="spellEnd"/>
      <w:r w:rsidRPr="001A4C83">
        <w:rPr>
          <w:rFonts w:ascii="Times New Roman" w:hAnsi="Times New Roman" w:cs="Times New Roman"/>
          <w:sz w:val="28"/>
          <w:szCs w:val="28"/>
        </w:rPr>
        <w:t xml:space="preserve">, дорівнює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Далі застосуємо о</w:t>
      </w:r>
      <w:r w:rsidRPr="001A4C83">
        <w:rPr>
          <w:rFonts w:ascii="Times New Roman" w:hAnsi="Times New Roman" w:cs="Times New Roman"/>
          <w:sz w:val="28"/>
          <w:szCs w:val="28"/>
        </w:rPr>
        <w:t>птимальн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A4C83">
        <w:rPr>
          <w:rFonts w:ascii="Times New Roman" w:hAnsi="Times New Roman" w:cs="Times New Roman"/>
          <w:sz w:val="28"/>
          <w:szCs w:val="28"/>
        </w:rPr>
        <w:t xml:space="preserve"> кластеризаці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A4C83">
        <w:rPr>
          <w:rFonts w:ascii="Times New Roman" w:hAnsi="Times New Roman" w:cs="Times New Roman"/>
          <w:sz w:val="28"/>
          <w:szCs w:val="28"/>
        </w:rPr>
        <w:t xml:space="preserve"> k-середніх, щоб знайти номер кластера для кожн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A4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C83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4C5924AD" w14:textId="7CEC19B2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B2678" wp14:editId="72A3471D">
            <wp:extent cx="6152515" cy="104711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ACBE" w14:textId="0FBD382D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 – Застосування кластеризації К-середніх.</w:t>
      </w:r>
    </w:p>
    <w:p w14:paraId="5ED24664" w14:textId="2C07DD03" w:rsidR="001A4C83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1A4C83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1A4C83">
        <w:rPr>
          <w:rFonts w:ascii="Times New Roman" w:hAnsi="Times New Roman" w:cs="Times New Roman"/>
          <w:sz w:val="28"/>
          <w:szCs w:val="28"/>
        </w:rPr>
        <w:t xml:space="preserve"> додати додатковий стовпець у кінці під назвою «кластер», щоб вказати, до якого кластера належать дані. Як зазвичай, нумерація кластер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1A4C83">
        <w:rPr>
          <w:rFonts w:ascii="Times New Roman" w:hAnsi="Times New Roman" w:cs="Times New Roman"/>
          <w:sz w:val="28"/>
          <w:szCs w:val="28"/>
        </w:rPr>
        <w:t xml:space="preserve"> починається з 0</w:t>
      </w:r>
      <w:r w:rsidR="00AF161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AF1614">
        <w:rPr>
          <w:rFonts w:ascii="Times New Roman" w:hAnsi="Times New Roman" w:cs="Times New Roman"/>
          <w:sz w:val="28"/>
          <w:szCs w:val="28"/>
        </w:rPr>
        <w:t>.29)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39FC7E8E" w14:textId="2264435A" w:rsidR="001A4C83" w:rsidRDefault="001A4C83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0E4E66" wp14:editId="1BA4F553">
            <wp:extent cx="6152515" cy="5873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122" w14:textId="2A71EAD8" w:rsidR="001A4C83" w:rsidRDefault="00AF161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.29 – Код для додавання нового стовпця.</w:t>
      </w:r>
    </w:p>
    <w:p w14:paraId="08442856" w14:textId="74E810F0" w:rsidR="00D965EE" w:rsidRDefault="00AF1614" w:rsidP="00FF696E">
      <w:pPr>
        <w:rPr>
          <w:noProof/>
        </w:rPr>
      </w:pPr>
      <w:r w:rsidRPr="00AF1614">
        <w:rPr>
          <w:rFonts w:ascii="Times New Roman" w:hAnsi="Times New Roman" w:cs="Times New Roman"/>
          <w:sz w:val="28"/>
          <w:szCs w:val="28"/>
        </w:rPr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розділити таблицю даних на </w:t>
      </w:r>
      <w:r w:rsidR="00D965EE">
        <w:rPr>
          <w:rFonts w:ascii="Times New Roman" w:hAnsi="Times New Roman" w:cs="Times New Roman"/>
          <w:sz w:val="28"/>
          <w:szCs w:val="28"/>
        </w:rPr>
        <w:t>чотири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частини. Од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0 (перший кластер), а інш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1 (другий кластер)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ітд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Назвемо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дані2</w:t>
      </w:r>
      <w:r w:rsidR="00D965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ітд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відповідно</w:t>
      </w:r>
      <w:r w:rsidR="00D965EE">
        <w:rPr>
          <w:rFonts w:ascii="Times New Roman" w:hAnsi="Times New Roman" w:cs="Times New Roman"/>
          <w:sz w:val="28"/>
          <w:szCs w:val="28"/>
        </w:rPr>
        <w:t xml:space="preserve"> (рис.4.30) </w:t>
      </w:r>
      <w:r w:rsidRPr="00AF1614">
        <w:rPr>
          <w:rFonts w:ascii="Times New Roman" w:hAnsi="Times New Roman" w:cs="Times New Roman"/>
          <w:sz w:val="28"/>
          <w:szCs w:val="28"/>
        </w:rPr>
        <w:t>.</w:t>
      </w:r>
      <w:r w:rsidR="00D965EE" w:rsidRPr="00D965EE">
        <w:rPr>
          <w:noProof/>
        </w:rPr>
        <w:t xml:space="preserve"> </w:t>
      </w:r>
    </w:p>
    <w:p w14:paraId="6E690CFA" w14:textId="671B9CEF" w:rsidR="00AF1614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B01A4" wp14:editId="19DABDE8">
            <wp:extent cx="2895600" cy="895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9A8" w14:textId="05DEBCD4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4.30 – Код для розділення таблиць на частини.</w:t>
      </w:r>
    </w:p>
    <w:p w14:paraId="4CFECB62" w14:textId="78781AEC" w:rsidR="00D965EE" w:rsidRDefault="00D965EE" w:rsidP="00FF696E">
      <w:pPr>
        <w:rPr>
          <w:rFonts w:ascii="Times New Roman" w:hAnsi="Times New Roman" w:cs="Times New Roman"/>
          <w:sz w:val="28"/>
          <w:szCs w:val="28"/>
        </w:rPr>
      </w:pPr>
      <w:r w:rsidRPr="00D965EE">
        <w:rPr>
          <w:rFonts w:ascii="Times New Roman" w:hAnsi="Times New Roman" w:cs="Times New Roman"/>
          <w:sz w:val="28"/>
          <w:szCs w:val="28"/>
        </w:rPr>
        <w:t xml:space="preserve">На цьому етапі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маємо</w:t>
      </w:r>
      <w:r w:rsidRPr="00D965EE">
        <w:rPr>
          <w:rFonts w:ascii="Times New Roman" w:hAnsi="Times New Roman" w:cs="Times New Roman"/>
          <w:sz w:val="28"/>
          <w:szCs w:val="28"/>
        </w:rPr>
        <w:t xml:space="preserve"> необхідні дані, розділені на кластери. Тепер замість 2D-графіка ми використовуємо 3D-граф</w:t>
      </w:r>
      <w:r>
        <w:rPr>
          <w:rFonts w:ascii="Times New Roman" w:hAnsi="Times New Roman" w:cs="Times New Roman"/>
          <w:sz w:val="28"/>
          <w:szCs w:val="28"/>
        </w:rPr>
        <w:t>ік</w:t>
      </w:r>
      <w:r w:rsidRPr="00D965EE">
        <w:rPr>
          <w:rFonts w:ascii="Times New Roman" w:hAnsi="Times New Roman" w:cs="Times New Roman"/>
          <w:sz w:val="28"/>
          <w:szCs w:val="28"/>
        </w:rPr>
        <w:t xml:space="preserve">, оскільки тут працюємо з 3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  <w:r w:rsidRPr="00D965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 кожним новим параметром, потрібно збільшувати кількість </w:t>
      </w:r>
      <w:r>
        <w:rPr>
          <w:rFonts w:ascii="Times New Roman" w:hAnsi="Times New Roman" w:cs="Times New Roman"/>
          <w:sz w:val="28"/>
          <w:szCs w:val="28"/>
        </w:rPr>
        <w:lastRenderedPageBreak/>
        <w:t>вимірів на 1.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Призначаємо кожному кластеру окремий колір та візуалізуємо графік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.31 -</w:t>
      </w:r>
      <w:r w:rsidR="00C53BB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.32)</w:t>
      </w:r>
    </w:p>
    <w:p w14:paraId="3A4B161F" w14:textId="37CF23C6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AFDF3" wp14:editId="35FB4AEF">
            <wp:extent cx="6152515" cy="155130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49B" w14:textId="4E9C5820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– Код для побудови графіка кластеризації.</w:t>
      </w:r>
    </w:p>
    <w:p w14:paraId="5F10CDDC" w14:textId="51BED931" w:rsidR="00D965EE" w:rsidRDefault="00D965EE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B8AAA" wp14:editId="3CD34FC2">
            <wp:extent cx="4429125" cy="30289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644" w14:textId="601FE8F9" w:rsidR="00D965EE" w:rsidRDefault="00D965EE" w:rsidP="00D85E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.32 – Візуалізація кластеризації з 3 параметрами.</w:t>
      </w:r>
    </w:p>
    <w:p w14:paraId="14C77409" w14:textId="2332B696" w:rsidR="00A564C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>Але які методи візуалізації використовувати</w:t>
      </w:r>
      <w:r w:rsidR="00FF696E" w:rsidRPr="00F24955">
        <w:rPr>
          <w:rFonts w:ascii="Times New Roman" w:hAnsi="Times New Roman" w:cs="Times New Roman"/>
          <w:sz w:val="28"/>
          <w:szCs w:val="28"/>
        </w:rPr>
        <w:t xml:space="preserve"> коли параметрів більше ніж 3</w:t>
      </w:r>
      <w:r w:rsidRPr="00F24955">
        <w:rPr>
          <w:rFonts w:ascii="Times New Roman" w:hAnsi="Times New Roman" w:cs="Times New Roman"/>
          <w:sz w:val="28"/>
          <w:szCs w:val="28"/>
        </w:rPr>
        <w:t>? Розглянемо декілька з них.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>Нашим першим методом візуалізації буде аналіз основних компонентів (PCA).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21352B" w14:textId="17E3AF44" w:rsidR="00FF696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 xml:space="preserve">PCA — це алгоритм, який використовується для зменшення розмірності, тобто неофіційно, що він може приймати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 багатьма стовпцями і повертати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зі зменшеною кількістю стовпців, який все ще зберігає </w:t>
      </w:r>
      <w:r w:rsidRPr="00F24955">
        <w:rPr>
          <w:rFonts w:ascii="Times New Roman" w:hAnsi="Times New Roman" w:cs="Times New Roman"/>
          <w:sz w:val="28"/>
          <w:szCs w:val="28"/>
        </w:rPr>
        <w:lastRenderedPageBreak/>
        <w:t xml:space="preserve">велику частину інформації зі стовпців вихідного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24955">
        <w:rPr>
          <w:rFonts w:ascii="Times New Roman" w:hAnsi="Times New Roman" w:cs="Times New Roman"/>
          <w:sz w:val="28"/>
          <w:szCs w:val="28"/>
        </w:rPr>
        <w:t xml:space="preserve">. Стовпці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24955">
        <w:rPr>
          <w:rFonts w:ascii="Times New Roman" w:hAnsi="Times New Roman" w:cs="Times New Roman"/>
          <w:sz w:val="28"/>
          <w:szCs w:val="28"/>
        </w:rPr>
        <w:t>, отримані за допомогою процедури PCA, називаються основними компонентами. Ми будемо використовувати ці основні компоненти, щоб допомогти нам візуалізувати наші кластери в 1-D, 2-D і 3-D просторах, оскільки ми не можемо легко візуалізувати дані, які ми маємо, у більш високих вимірах. Наприклад, ми можемо використовувати два головні компоненти для візуалізації кластерів у 2-D просторі або три головні компоненти для візуалізації кластерів у 3-D просторі.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 xml:space="preserve">Але спочатку ми </w:t>
      </w:r>
      <w:r w:rsidR="004D54A5">
        <w:rPr>
          <w:rFonts w:ascii="Times New Roman" w:hAnsi="Times New Roman" w:cs="Times New Roman"/>
          <w:sz w:val="28"/>
          <w:szCs w:val="28"/>
        </w:rPr>
        <w:t xml:space="preserve">імпортуємо бібліотеки, визначимо основний датафрейм та </w:t>
      </w:r>
      <w:r w:rsidRPr="00F24955">
        <w:rPr>
          <w:rFonts w:ascii="Times New Roman" w:hAnsi="Times New Roman" w:cs="Times New Roman"/>
          <w:sz w:val="28"/>
          <w:szCs w:val="28"/>
        </w:rPr>
        <w:t xml:space="preserve">створимо окремий, менший </w:t>
      </w:r>
      <w:r w:rsidR="004D54A5">
        <w:rPr>
          <w:rFonts w:ascii="Times New Roman" w:hAnsi="Times New Roman" w:cs="Times New Roman"/>
          <w:sz w:val="28"/>
          <w:szCs w:val="28"/>
        </w:rPr>
        <w:t xml:space="preserve">датафрейм - </w:t>
      </w:r>
      <w:proofErr w:type="spellStart"/>
      <w:r w:rsidRPr="00F24955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24955">
        <w:rPr>
          <w:rFonts w:ascii="Times New Roman" w:hAnsi="Times New Roman" w:cs="Times New Roman"/>
          <w:sz w:val="28"/>
          <w:szCs w:val="28"/>
        </w:rPr>
        <w:t>, щоб побудувати наші дані</w:t>
      </w:r>
      <w:r w:rsidR="004D54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D54A5">
        <w:rPr>
          <w:rFonts w:ascii="Times New Roman" w:hAnsi="Times New Roman" w:cs="Times New Roman"/>
          <w:sz w:val="28"/>
          <w:szCs w:val="28"/>
        </w:rPr>
        <w:t>рис.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 w:rsidR="004D54A5">
        <w:rPr>
          <w:rFonts w:ascii="Times New Roman" w:hAnsi="Times New Roman" w:cs="Times New Roman"/>
          <w:sz w:val="28"/>
          <w:szCs w:val="28"/>
        </w:rPr>
        <w:t>)</w:t>
      </w:r>
      <w:r w:rsidRPr="00F24955">
        <w:rPr>
          <w:rFonts w:ascii="Times New Roman" w:hAnsi="Times New Roman" w:cs="Times New Roman"/>
          <w:sz w:val="28"/>
          <w:szCs w:val="28"/>
        </w:rPr>
        <w:t xml:space="preserve">. Причина, чому ми створюємо менший </w:t>
      </w:r>
      <w:r w:rsidR="004D54A5"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>, полягає в тому, щоб ми могли швидше наносити наші дані на графік і щоб наші графіки не виглядали занадто брудними або переповненими.</w:t>
      </w:r>
    </w:p>
    <w:p w14:paraId="4BA17D84" w14:textId="66EE8800" w:rsidR="004D54A5" w:rsidRDefault="00FE2310" w:rsidP="004D54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4529F" wp14:editId="017A28B7">
            <wp:extent cx="6152515" cy="6459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CFD" w14:textId="30EAD27F" w:rsidR="004D54A5" w:rsidRDefault="004D54A5" w:rsidP="004D54A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Код</w:t>
      </w:r>
    </w:p>
    <w:p w14:paraId="71E5E2A8" w14:textId="445DDA63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Тепер, щоб візуалізувати наші дані, ми побудуємо три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датафрейму</w:t>
      </w:r>
      <w:r w:rsidRPr="004D54A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D54A5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4D54A5">
        <w:rPr>
          <w:rFonts w:ascii="Times New Roman" w:hAnsi="Times New Roman" w:cs="Times New Roman"/>
          <w:sz w:val="28"/>
          <w:szCs w:val="28"/>
        </w:rPr>
        <w:t xml:space="preserve"> за допомогою алгоритму «PCA».</w:t>
      </w:r>
    </w:p>
    <w:p w14:paraId="63207B64" w14:textId="7B1CACD2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lastRenderedPageBreak/>
        <w:t xml:space="preserve">Перший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 лише з одним головним компонентом.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використовуватися для візуалізації наших кластерів в одному вимірі (1-D).</w:t>
      </w:r>
    </w:p>
    <w:p w14:paraId="702A969F" w14:textId="4B4B39F8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Другий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два основних компоненти, повернуті алгоритмом PCA з </w:t>
      </w:r>
      <w:proofErr w:type="spellStart"/>
      <w:r w:rsidRPr="004D54A5">
        <w:rPr>
          <w:rFonts w:ascii="Times New Roman" w:hAnsi="Times New Roman" w:cs="Times New Roman"/>
          <w:sz w:val="28"/>
          <w:szCs w:val="28"/>
        </w:rPr>
        <w:t>n_components</w:t>
      </w:r>
      <w:proofErr w:type="spellEnd"/>
      <w:r w:rsidRPr="004D54A5">
        <w:rPr>
          <w:rFonts w:ascii="Times New Roman" w:hAnsi="Times New Roman" w:cs="Times New Roman"/>
          <w:sz w:val="28"/>
          <w:szCs w:val="28"/>
        </w:rPr>
        <w:t xml:space="preserve">=2.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допоможе нам у візуалізації цих кластерів у двох вимірах (2-D).</w:t>
      </w:r>
    </w:p>
    <w:p w14:paraId="2CE15629" w14:textId="77777777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</w:p>
    <w:p w14:paraId="6CCD263A" w14:textId="51802D21" w:rsidR="004D54A5" w:rsidRPr="00A908B9" w:rsidRDefault="004D54A5" w:rsidP="00A564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А третій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PCA, який повертає три основні компоненти. Цей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3E6179" w:rsidRPr="004D54A5">
        <w:rPr>
          <w:rFonts w:ascii="Times New Roman" w:hAnsi="Times New Roman" w:cs="Times New Roman"/>
          <w:sz w:val="28"/>
          <w:szCs w:val="28"/>
        </w:rPr>
        <w:t xml:space="preserve"> </w:t>
      </w:r>
      <w:r w:rsidRPr="004D54A5">
        <w:rPr>
          <w:rFonts w:ascii="Times New Roman" w:hAnsi="Times New Roman" w:cs="Times New Roman"/>
          <w:sz w:val="28"/>
          <w:szCs w:val="28"/>
        </w:rPr>
        <w:t xml:space="preserve">дозволить нам візуалізувати </w:t>
      </w:r>
      <w:r w:rsidRPr="00A908B9">
        <w:rPr>
          <w:rFonts w:ascii="Times New Roman" w:hAnsi="Times New Roman" w:cs="Times New Roman"/>
          <w:sz w:val="28"/>
          <w:szCs w:val="28"/>
        </w:rPr>
        <w:t>кластери в тривимірному просторі (3-D).</w:t>
      </w:r>
      <w:r w:rsidR="003E6179" w:rsidRPr="00A9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6179" w:rsidRPr="00A908B9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="003E6179" w:rsidRPr="00A908B9">
        <w:rPr>
          <w:rFonts w:ascii="Times New Roman" w:hAnsi="Times New Roman" w:cs="Times New Roman"/>
          <w:sz w:val="28"/>
          <w:szCs w:val="28"/>
        </w:rPr>
        <w:t xml:space="preserve"> наші PCA моделі (рис.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 w:rsidR="003E6179" w:rsidRPr="00A908B9">
        <w:rPr>
          <w:rFonts w:ascii="Times New Roman" w:hAnsi="Times New Roman" w:cs="Times New Roman"/>
          <w:sz w:val="28"/>
          <w:szCs w:val="28"/>
        </w:rPr>
        <w:t>)</w:t>
      </w:r>
      <w:r w:rsidR="00A908B9" w:rsidRPr="00A908B9">
        <w:rPr>
          <w:rFonts w:ascii="Times New Roman" w:hAnsi="Times New Roman" w:cs="Times New Roman"/>
          <w:sz w:val="28"/>
          <w:szCs w:val="28"/>
        </w:rPr>
        <w:t xml:space="preserve"> Зауважимо, що вище ми виконували наші PCA для даних, які виключали змінну </w:t>
      </w:r>
      <w:proofErr w:type="spellStart"/>
      <w:r w:rsidR="00A908B9" w:rsidRPr="00A908B9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="00A908B9" w:rsidRPr="00A908B9">
        <w:rPr>
          <w:rFonts w:ascii="Times New Roman" w:hAnsi="Times New Roman" w:cs="Times New Roman"/>
          <w:sz w:val="28"/>
          <w:szCs w:val="28"/>
        </w:rPr>
        <w:t>.</w:t>
      </w:r>
    </w:p>
    <w:p w14:paraId="54153979" w14:textId="680B752E" w:rsidR="003E6179" w:rsidRDefault="00FE2310" w:rsidP="003E617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B665E" wp14:editId="54DC9D06">
            <wp:extent cx="6152515" cy="364744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21F" w14:textId="28EF0937" w:rsidR="00A908B9" w:rsidRDefault="003E6179" w:rsidP="00FE231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Код ініціалізації 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 xml:space="preserve">PCA </w:t>
      </w:r>
      <w:r w:rsidR="00A908B9">
        <w:rPr>
          <w:rFonts w:ascii="Times New Roman" w:hAnsi="Times New Roman" w:cs="Times New Roman"/>
          <w:sz w:val="28"/>
          <w:szCs w:val="28"/>
        </w:rPr>
        <w:t>моделей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10A3C" w14:textId="3D9D2D9B" w:rsidR="00FE2310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FC5963">
        <w:rPr>
          <w:rFonts w:ascii="Times New Roman" w:hAnsi="Times New Roman" w:cs="Times New Roman"/>
          <w:sz w:val="28"/>
          <w:szCs w:val="28"/>
        </w:rPr>
        <w:lastRenderedPageBreak/>
        <w:t>Переймену</w:t>
      </w:r>
      <w:r>
        <w:rPr>
          <w:rFonts w:ascii="Times New Roman" w:hAnsi="Times New Roman" w:cs="Times New Roman"/>
          <w:sz w:val="28"/>
          <w:szCs w:val="28"/>
        </w:rPr>
        <w:t>емо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 xml:space="preserve"> стовпці цих новостворених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FC5963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5963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FC596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 xml:space="preserve">, щоб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 xml:space="preserve"> їх міг використовувати як стовпці</w:t>
      </w:r>
      <w:r>
        <w:rPr>
          <w:rFonts w:ascii="Times New Roman" w:hAnsi="Times New Roman" w:cs="Times New Roman"/>
          <w:sz w:val="28"/>
          <w:szCs w:val="28"/>
        </w:rPr>
        <w:t>. Також</w:t>
      </w:r>
      <w:r w:rsidRPr="00FC5963">
        <w:rPr>
          <w:rFonts w:ascii="Times New Roman" w:hAnsi="Times New Roman" w:cs="Times New Roman"/>
          <w:sz w:val="28"/>
          <w:szCs w:val="28"/>
        </w:rPr>
        <w:t xml:space="preserve"> створюємо один новий стовпець для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>, щоб ми могли використовувати його для одновимірної візуалізації.</w:t>
      </w:r>
      <w:r>
        <w:rPr>
          <w:rFonts w:ascii="Times New Roman" w:hAnsi="Times New Roman" w:cs="Times New Roman"/>
          <w:sz w:val="28"/>
          <w:szCs w:val="28"/>
        </w:rPr>
        <w:t xml:space="preserve"> (рис 3</w:t>
      </w:r>
      <w:r w:rsidR="00191C64">
        <w:rPr>
          <w:rFonts w:ascii="Times New Roman" w:hAnsi="Times New Roman" w:cs="Times New Roman"/>
          <w:sz w:val="28"/>
          <w:szCs w:val="28"/>
        </w:rPr>
        <w:t>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0CBF8ADC" w14:textId="1715A6D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EBE6E" wp14:editId="6305F38A">
            <wp:extent cx="6152515" cy="158178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985" w14:textId="287209E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51701F8F" w14:textId="2EF88DC7" w:rsidR="00FC5963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5963">
        <w:rPr>
          <w:rFonts w:ascii="Times New Roman" w:hAnsi="Times New Roman" w:cs="Times New Roman"/>
          <w:sz w:val="28"/>
          <w:szCs w:val="28"/>
        </w:rPr>
        <w:t xml:space="preserve">Тепер ми розділимо наш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C5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>, на три нов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FC5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963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</w:t>
      </w:r>
      <w:r>
        <w:rPr>
          <w:rFonts w:ascii="Times New Roman" w:hAnsi="Times New Roman" w:cs="Times New Roman"/>
          <w:sz w:val="28"/>
          <w:szCs w:val="28"/>
        </w:rPr>
        <w:t>Тобто</w:t>
      </w:r>
      <w:r w:rsidRPr="00FC5963">
        <w:rPr>
          <w:rFonts w:ascii="Times New Roman" w:hAnsi="Times New Roman" w:cs="Times New Roman"/>
          <w:sz w:val="28"/>
          <w:szCs w:val="28"/>
        </w:rPr>
        <w:t>, усі значення, що містяться в cluster0, належатимуть до «кластеру 0», а всі значення, що містяться в cluster1, належатимуть «кластеру 1» тощо</w:t>
      </w:r>
      <w:r w:rsidR="00461286">
        <w:rPr>
          <w:rFonts w:ascii="Times New Roman" w:hAnsi="Times New Roman" w:cs="Times New Roman"/>
          <w:sz w:val="28"/>
          <w:szCs w:val="28"/>
        </w:rPr>
        <w:t xml:space="preserve"> (рис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 w:rsidR="00461286"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47C031EF" w14:textId="16AB52FA" w:rsidR="00FC5963" w:rsidRDefault="00FC5963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83FB9" wp14:editId="3584F611">
            <wp:extent cx="6152515" cy="116459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C33" w14:textId="779D9EEB" w:rsidR="00461286" w:rsidRDefault="00461286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7E38FC6E" w14:textId="5F34D18A" w:rsidR="00461286" w:rsidRDefault="00461286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61286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на єдиному головному компоненті, створеному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191C64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562A73" w14:textId="3929E149" w:rsidR="00461286" w:rsidRDefault="00191C64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56B3F1" wp14:editId="40B3C3F3">
            <wp:extent cx="6152515" cy="3249295"/>
            <wp:effectExtent l="0" t="0" r="63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7323" w14:textId="6DBAD253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3.37</w:t>
      </w:r>
    </w:p>
    <w:p w14:paraId="3831D082" w14:textId="18E00C8F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на двох основних компонентах, створених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3.38)</w:t>
      </w:r>
    </w:p>
    <w:p w14:paraId="664E8464" w14:textId="3323A48D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7A2B5" wp14:editId="3D0E6EBB">
            <wp:extent cx="6152515" cy="30035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C5C" w14:textId="0079FDBF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3.38</w:t>
      </w:r>
    </w:p>
    <w:p w14:paraId="63082BFA" w14:textId="08901605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lastRenderedPageBreak/>
        <w:t>Цей останній графік нижче відображає наші кластери на трьох основних компонентах, створених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3.39)</w:t>
      </w:r>
    </w:p>
    <w:p w14:paraId="1AA983E1" w14:textId="401AABFA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2DA0B" wp14:editId="1DF0F604">
            <wp:extent cx="5798820" cy="25974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0606" cy="25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C52" w14:textId="2A11F6AA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3.39</w:t>
      </w:r>
    </w:p>
    <w:p w14:paraId="7605A85E" w14:textId="75FD8824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 xml:space="preserve">Як ми бачимо з наведених вище графіків: якщо у вас є дані, які дуже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кластеризуються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, то PCA — це досить хороший спосіб переглянути кластери, сформовані на вихідних даних. Крім того, здавалося б, що візуалізація кластерів ефективніша, коли кластери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візуалізуються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з використанням більшої кількості основних компонентів, а не менш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91C64">
        <w:rPr>
          <w:rFonts w:ascii="Times New Roman" w:hAnsi="Times New Roman" w:cs="Times New Roman"/>
          <w:sz w:val="28"/>
          <w:szCs w:val="28"/>
        </w:rPr>
        <w:t>. Наприклад, 2-вимірний графік краще забезпечував чітке візуальне представлення кластерів, ніж 1-вимірний графік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65FDFE" w14:textId="77777777" w:rsidR="00DE1CBC" w:rsidRDefault="00191C64" w:rsidP="00191C6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Наступним методом візуалізації наших кластерів є T-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Distributed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Stochastic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Embedding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(T-SNE).</w:t>
      </w:r>
      <w:r w:rsidR="00DE1C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599181" w14:textId="7C29B113" w:rsidR="00191C64" w:rsidRPr="00191C64" w:rsidRDefault="00DE1CBC" w:rsidP="00DE1CB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222089">
        <w:rPr>
          <w:rFonts w:ascii="Times New Roman" w:hAnsi="Times New Roman" w:cs="Times New Roman"/>
          <w:sz w:val="28"/>
          <w:szCs w:val="28"/>
        </w:rPr>
        <w:t xml:space="preserve">T-SNE став дуже популярним методом візуалізації даних великої розмірності. </w:t>
      </w:r>
      <w:r w:rsidR="00222089" w:rsidRPr="00222089">
        <w:rPr>
          <w:rFonts w:ascii="Times New Roman" w:hAnsi="Times New Roman" w:cs="Times New Roman"/>
          <w:sz w:val="28"/>
          <w:szCs w:val="28"/>
        </w:rPr>
        <w:t>Хоча t-SNE є технікою зменшення розмірності, вона в основному використовується для візуалізації, а не для попередньої обробки даних (як PCA).</w:t>
      </w:r>
      <w:r w:rsidR="00222089" w:rsidRPr="00222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1C64" w:rsidRPr="00191C64">
        <w:rPr>
          <w:rFonts w:ascii="Times New Roman" w:hAnsi="Times New Roman" w:cs="Times New Roman"/>
          <w:sz w:val="28"/>
          <w:szCs w:val="28"/>
        </w:rPr>
        <w:t xml:space="preserve">Коротше кажучи, T-SNE — це цікавий і складний алгоритм машинного навчання, який може допомогти нам візуалізувати дані великої розмірності. Це метод для виконання зменшення розмірності, і саме з цієї причини ми можемо </w:t>
      </w:r>
      <w:r w:rsidR="00191C64" w:rsidRPr="00191C64">
        <w:rPr>
          <w:rFonts w:ascii="Times New Roman" w:hAnsi="Times New Roman" w:cs="Times New Roman"/>
          <w:sz w:val="28"/>
          <w:szCs w:val="28"/>
        </w:rPr>
        <w:lastRenderedPageBreak/>
        <w:t>використовувати його, щоб допомогти нам візуалізувати наші три кластери, які були побудовані на даних високої розмірності.</w:t>
      </w:r>
    </w:p>
    <w:p w14:paraId="1A5CC51E" w14:textId="60FF9407" w:rsidR="00191C64" w:rsidRDefault="00191C64" w:rsidP="001B031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 xml:space="preserve">Ще раз ми створюємо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суб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>-</w:t>
      </w:r>
      <w:r w:rsidR="00222089">
        <w:rPr>
          <w:rFonts w:ascii="Times New Roman" w:hAnsi="Times New Roman" w:cs="Times New Roman"/>
          <w:sz w:val="28"/>
          <w:szCs w:val="28"/>
        </w:rPr>
        <w:t>датафрейм</w:t>
      </w:r>
      <w:r w:rsidRPr="00191C64">
        <w:rPr>
          <w:rFonts w:ascii="Times New Roman" w:hAnsi="Times New Roman" w:cs="Times New Roman"/>
          <w:sz w:val="28"/>
          <w:szCs w:val="28"/>
        </w:rPr>
        <w:t xml:space="preserve"> під назвою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>, який буде містити вибірку даних із X для візуалізації</w:t>
      </w:r>
      <w:r w:rsidR="001B0316">
        <w:rPr>
          <w:rFonts w:ascii="Times New Roman" w:hAnsi="Times New Roman" w:cs="Times New Roman"/>
          <w:sz w:val="28"/>
          <w:szCs w:val="28"/>
        </w:rPr>
        <w:t xml:space="preserve">. </w:t>
      </w:r>
      <w:r w:rsidR="001B0316" w:rsidRPr="001B0316">
        <w:rPr>
          <w:rFonts w:ascii="Times New Roman" w:hAnsi="Times New Roman" w:cs="Times New Roman"/>
          <w:sz w:val="28"/>
          <w:szCs w:val="28"/>
        </w:rPr>
        <w:t>Далі ми повинні вирішити, який рівень заплутаності ми хотіли б використовувати для нашого алгоритму T-SNE. Заплутаність — це гіперпараметр, що використовується в алгоритмі T-SNE, який значною мірою визначає, як розподіляються дані, повернуті з алгоритму.</w:t>
      </w:r>
      <w:r w:rsidR="003E0F71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>Нехай заплутаність буде</w:t>
      </w:r>
      <w:r w:rsidR="001B0316" w:rsidRPr="001B0316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 xml:space="preserve">дорівнювати </w:t>
      </w:r>
      <w:r w:rsidR="001B0316" w:rsidRPr="001B0316">
        <w:rPr>
          <w:rFonts w:ascii="Times New Roman" w:hAnsi="Times New Roman" w:cs="Times New Roman"/>
          <w:sz w:val="28"/>
          <w:szCs w:val="28"/>
        </w:rPr>
        <w:t>50</w:t>
      </w:r>
      <w:r w:rsidR="001B0316">
        <w:rPr>
          <w:rFonts w:ascii="Times New Roman" w:hAnsi="Times New Roman" w:cs="Times New Roman"/>
          <w:sz w:val="28"/>
          <w:szCs w:val="28"/>
        </w:rPr>
        <w:t xml:space="preserve">, але </w:t>
      </w:r>
      <w:r w:rsidR="001B0316" w:rsidRPr="001B0316">
        <w:rPr>
          <w:rFonts w:ascii="Times New Roman" w:hAnsi="Times New Roman" w:cs="Times New Roman"/>
          <w:sz w:val="28"/>
          <w:szCs w:val="28"/>
        </w:rPr>
        <w:t>ймовірно, існує більш ідеальне значення.</w:t>
      </w:r>
      <w:r w:rsidR="00A20C82">
        <w:rPr>
          <w:rFonts w:ascii="Times New Roman" w:hAnsi="Times New Roman" w:cs="Times New Roman"/>
          <w:sz w:val="28"/>
          <w:szCs w:val="28"/>
        </w:rPr>
        <w:t xml:space="preserve"> Тож, м</w:t>
      </w:r>
      <w:r w:rsidR="00A20C82" w:rsidRPr="00A20C8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A20C82" w:rsidRPr="00A20C82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="00A20C82" w:rsidRPr="00A20C82">
        <w:rPr>
          <w:rFonts w:ascii="Times New Roman" w:hAnsi="Times New Roman" w:cs="Times New Roman"/>
          <w:sz w:val="28"/>
          <w:szCs w:val="28"/>
        </w:rPr>
        <w:t xml:space="preserve"> наші моделі T-SNE</w:t>
      </w:r>
      <w:r w:rsidR="00A20C82">
        <w:rPr>
          <w:rFonts w:ascii="Times New Roman" w:hAnsi="Times New Roman" w:cs="Times New Roman"/>
          <w:sz w:val="28"/>
          <w:szCs w:val="28"/>
        </w:rPr>
        <w:t xml:space="preserve"> та</w:t>
      </w:r>
      <w:r w:rsidR="00A20C82" w:rsidRPr="00A20C82">
        <w:rPr>
          <w:rFonts w:ascii="Times New Roman" w:hAnsi="Times New Roman" w:cs="Times New Roman"/>
          <w:sz w:val="28"/>
          <w:szCs w:val="28"/>
        </w:rPr>
        <w:t xml:space="preserve"> створюємо наші нові </w:t>
      </w:r>
      <w:r w:rsidR="00A20C82">
        <w:rPr>
          <w:rFonts w:ascii="Times New Roman" w:hAnsi="Times New Roman" w:cs="Times New Roman"/>
          <w:sz w:val="28"/>
          <w:szCs w:val="28"/>
        </w:rPr>
        <w:t>датафрейми</w:t>
      </w:r>
      <w:r w:rsidR="00A20C82" w:rsidRPr="00A20C82">
        <w:rPr>
          <w:rFonts w:ascii="Times New Roman" w:hAnsi="Times New Roman" w:cs="Times New Roman"/>
          <w:sz w:val="28"/>
          <w:szCs w:val="28"/>
        </w:rPr>
        <w:t>, щоб допомогти нам візуалізувати наші дані в 1-D, 2-D і 3-D просторі</w:t>
      </w:r>
      <w:r w:rsidR="00A20C82">
        <w:rPr>
          <w:rFonts w:ascii="Times New Roman" w:hAnsi="Times New Roman" w:cs="Times New Roman"/>
          <w:sz w:val="28"/>
          <w:szCs w:val="28"/>
        </w:rPr>
        <w:t xml:space="preserve"> (рис. 3.40)</w:t>
      </w:r>
    </w:p>
    <w:p w14:paraId="47DEBA6B" w14:textId="692B1525" w:rsidR="00A20C82" w:rsidRDefault="003070E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71C03" wp14:editId="1AD6D212">
            <wp:extent cx="6152515" cy="2620645"/>
            <wp:effectExtent l="0" t="0" r="63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0F4" w14:textId="3E45CD03" w:rsidR="00A20C82" w:rsidRDefault="00A20C8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3.40 – Код.</w:t>
      </w:r>
    </w:p>
    <w:p w14:paraId="16D6C914" w14:textId="0E7E8FB1" w:rsidR="003070E2" w:rsidRDefault="003070E2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</w:t>
      </w:r>
      <w:r w:rsidRPr="003070E2">
        <w:rPr>
          <w:rFonts w:ascii="Times New Roman" w:hAnsi="Times New Roman" w:cs="Times New Roman"/>
          <w:sz w:val="28"/>
          <w:szCs w:val="28"/>
        </w:rPr>
        <w:t>ереймену</w:t>
      </w:r>
      <w:r>
        <w:rPr>
          <w:rFonts w:ascii="Times New Roman" w:hAnsi="Times New Roman" w:cs="Times New Roman"/>
          <w:sz w:val="28"/>
          <w:szCs w:val="28"/>
        </w:rPr>
        <w:t>ймо</w:t>
      </w:r>
      <w:r w:rsidRPr="003070E2">
        <w:rPr>
          <w:rFonts w:ascii="Times New Roman" w:hAnsi="Times New Roman" w:cs="Times New Roman"/>
          <w:sz w:val="28"/>
          <w:szCs w:val="28"/>
        </w:rPr>
        <w:t xml:space="preserve"> стовпці цих новостворених фреймів даних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070E2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70E2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070E2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3070E2">
        <w:rPr>
          <w:rFonts w:ascii="Times New Roman" w:hAnsi="Times New Roman" w:cs="Times New Roman"/>
          <w:sz w:val="28"/>
          <w:szCs w:val="28"/>
        </w:rPr>
        <w:t>, щоб</w:t>
      </w:r>
      <w:r>
        <w:rPr>
          <w:rFonts w:ascii="Times New Roman" w:hAnsi="Times New Roman" w:cs="Times New Roman"/>
          <w:sz w:val="28"/>
          <w:szCs w:val="28"/>
        </w:rPr>
        <w:t xml:space="preserve"> він</w:t>
      </w:r>
      <w:r w:rsidRPr="003070E2">
        <w:rPr>
          <w:rFonts w:ascii="Times New Roman" w:hAnsi="Times New Roman" w:cs="Times New Roman"/>
          <w:sz w:val="28"/>
          <w:szCs w:val="28"/>
        </w:rPr>
        <w:t xml:space="preserve"> міг </w:t>
      </w:r>
      <w:r>
        <w:rPr>
          <w:rFonts w:ascii="Times New Roman" w:hAnsi="Times New Roman" w:cs="Times New Roman"/>
          <w:sz w:val="28"/>
          <w:szCs w:val="28"/>
        </w:rPr>
        <w:t xml:space="preserve">їх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як стовпці.</w:t>
      </w:r>
      <w:r>
        <w:rPr>
          <w:rFonts w:ascii="Times New Roman" w:hAnsi="Times New Roman" w:cs="Times New Roman"/>
          <w:sz w:val="28"/>
          <w:szCs w:val="28"/>
        </w:rPr>
        <w:t xml:space="preserve"> Також </w:t>
      </w:r>
      <w:r w:rsidRPr="003070E2">
        <w:rPr>
          <w:rFonts w:ascii="Times New Roman" w:hAnsi="Times New Roman" w:cs="Times New Roman"/>
          <w:sz w:val="28"/>
          <w:szCs w:val="28"/>
        </w:rPr>
        <w:t xml:space="preserve">створюємо один новий стовпець для </w:t>
      </w:r>
      <w:proofErr w:type="spellStart"/>
      <w:r w:rsidRPr="003070E2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3070E2">
        <w:rPr>
          <w:rFonts w:ascii="Times New Roman" w:hAnsi="Times New Roman" w:cs="Times New Roman"/>
          <w:sz w:val="28"/>
          <w:szCs w:val="28"/>
        </w:rPr>
        <w:t>, щоб ми 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 його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3070E2">
        <w:rPr>
          <w:rFonts w:ascii="Times New Roman" w:hAnsi="Times New Roman" w:cs="Times New Roman"/>
          <w:sz w:val="28"/>
          <w:szCs w:val="28"/>
        </w:rPr>
        <w:t xml:space="preserve">розділимо </w:t>
      </w:r>
      <w:proofErr w:type="spellStart"/>
      <w:r w:rsidRPr="003070E2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3070E2">
        <w:rPr>
          <w:rFonts w:ascii="Times New Roman" w:hAnsi="Times New Roman" w:cs="Times New Roman"/>
          <w:sz w:val="28"/>
          <w:szCs w:val="28"/>
        </w:rPr>
        <w:t xml:space="preserve">, на три нові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Наприклад, усі значення, що </w:t>
      </w:r>
      <w:r w:rsidRPr="003070E2">
        <w:rPr>
          <w:rFonts w:ascii="Times New Roman" w:hAnsi="Times New Roman" w:cs="Times New Roman"/>
          <w:sz w:val="28"/>
          <w:szCs w:val="28"/>
        </w:rPr>
        <w:lastRenderedPageBreak/>
        <w:t xml:space="preserve">містяться в 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E82DB8">
        <w:rPr>
          <w:rFonts w:ascii="Times New Roman" w:hAnsi="Times New Roman" w:cs="Times New Roman"/>
          <w:sz w:val="28"/>
          <w:szCs w:val="28"/>
        </w:rPr>
        <w:t>і</w:t>
      </w:r>
      <w:r w:rsidRPr="003070E2">
        <w:rPr>
          <w:rFonts w:ascii="Times New Roman" w:hAnsi="Times New Roman" w:cs="Times New Roman"/>
          <w:sz w:val="28"/>
          <w:szCs w:val="28"/>
        </w:rPr>
        <w:t xml:space="preserve">, cluster0, належатимуть до «кластеру 0», а всі значення, що містяться в </w:t>
      </w:r>
      <w:r w:rsidR="00E82DB8">
        <w:rPr>
          <w:rFonts w:ascii="Times New Roman" w:hAnsi="Times New Roman" w:cs="Times New Roman"/>
          <w:sz w:val="28"/>
          <w:szCs w:val="28"/>
        </w:rPr>
        <w:t>датафреймі</w:t>
      </w:r>
      <w:r w:rsidRPr="003070E2">
        <w:rPr>
          <w:rFonts w:ascii="Times New Roman" w:hAnsi="Times New Roman" w:cs="Times New Roman"/>
          <w:sz w:val="28"/>
          <w:szCs w:val="28"/>
        </w:rPr>
        <w:t>, cluster1, належатимуть «кластеру 1» тощо</w:t>
      </w:r>
      <w:r w:rsidR="00E82DB8">
        <w:rPr>
          <w:rFonts w:ascii="Times New Roman" w:hAnsi="Times New Roman" w:cs="Times New Roman"/>
          <w:sz w:val="28"/>
          <w:szCs w:val="28"/>
        </w:rPr>
        <w:t xml:space="preserve"> (рис. 3.41)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</w:p>
    <w:p w14:paraId="285B2177" w14:textId="74AB8E6B" w:rsidR="00E82DB8" w:rsidRDefault="00E82DB8" w:rsidP="00E82DB8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B9F25" wp14:editId="553BDD74">
            <wp:extent cx="6152515" cy="186817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28F" w14:textId="639D7B55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3.41 – Код.</w:t>
      </w:r>
    </w:p>
    <w:p w14:paraId="2B9152AF" w14:textId="431B33AD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в єдиному вимірі, створеному T-SNE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3.42)</w:t>
      </w:r>
    </w:p>
    <w:p w14:paraId="2B996EE4" w14:textId="059A4586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EA2BC" wp14:editId="53C5BAD6">
            <wp:extent cx="6152515" cy="3064510"/>
            <wp:effectExtent l="0" t="0" r="63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8B6" w14:textId="4F42436B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3.42</w:t>
      </w:r>
    </w:p>
    <w:p w14:paraId="3C214ACB" w14:textId="4A46B98F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у двох вимірах, створених T-SNE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3.43).</w:t>
      </w:r>
    </w:p>
    <w:p w14:paraId="1649735A" w14:textId="116EAEE8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1B91D" wp14:editId="74418A97">
            <wp:extent cx="6152515" cy="305371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B0F" w14:textId="32837D44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3.43</w:t>
      </w:r>
    </w:p>
    <w:p w14:paraId="79697B55" w14:textId="4607A7A8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Цей останній графік нижче відображає наші кластери у трьох вимірах, створених T-SNE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 3.44)</w:t>
      </w:r>
    </w:p>
    <w:p w14:paraId="2EB7C068" w14:textId="513BDBC1" w:rsidR="00E82DB8" w:rsidRDefault="00E82DB8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35F7F" wp14:editId="16053832">
            <wp:extent cx="6152515" cy="282765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FE" w14:textId="307AD126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3.44.</w:t>
      </w:r>
    </w:p>
    <w:p w14:paraId="72B66EAD" w14:textId="77777777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02362D" w14:textId="484AE098" w:rsidR="00F24955" w:rsidRPr="00A564CE" w:rsidRDefault="00C9305E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lastRenderedPageBreak/>
        <w:t>Алгоритм T-SNE також зробив досить гідну роботу з візуалізацією кластерів. Але було кілька помітних відмінностей під час порівняння отриманих графіків із результатами PCA.</w:t>
      </w:r>
    </w:p>
    <w:p w14:paraId="69907C28" w14:textId="2E0626FB" w:rsidR="00C8445E" w:rsidRDefault="00C8445E" w:rsidP="004D14A1">
      <w:pPr>
        <w:pStyle w:val="8"/>
      </w:pPr>
      <w:bookmarkStart w:id="14" w:name="Висновки_щодо"/>
      <w:r w:rsidRPr="00F07330">
        <w:t>Висновки щодо якості побудованих моделей</w:t>
      </w:r>
      <w:r w:rsidR="00C33BEC">
        <w:t xml:space="preserve"> </w:t>
      </w:r>
    </w:p>
    <w:p w14:paraId="7FB202C2" w14:textId="02F42307" w:rsidR="00C33BEC" w:rsidRPr="00C33BEC" w:rsidRDefault="00C33BEC" w:rsidP="00FF696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33BEC">
        <w:rPr>
          <w:rFonts w:ascii="Times New Roman" w:hAnsi="Times New Roman" w:cs="Times New Roman"/>
          <w:sz w:val="28"/>
          <w:szCs w:val="28"/>
        </w:rPr>
        <w:t>Отже, візуалізація результатів роботи алгоритмів виглядає так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.16,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.21,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.24)</w:t>
      </w:r>
    </w:p>
    <w:bookmarkEnd w:id="14"/>
    <w:p w14:paraId="4180E572" w14:textId="0D7A6398" w:rsidR="00C33BEC" w:rsidRDefault="003B0862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3113C" wp14:editId="7B336590">
            <wp:extent cx="4434457" cy="2895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567" cy="28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64BC" w14:textId="236F4AE2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2FBAAB6F" w14:textId="3957E8F4" w:rsidR="00C8445E" w:rsidRDefault="00C8445E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4C67B" wp14:editId="27711B5E">
            <wp:extent cx="4381500" cy="291132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9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7A5" w14:textId="1B5F4F59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536CBBC5" w14:textId="1A663705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 ми знаємо, кластеризація — це суб’єктивний статистичний аналіз, і для кожного набору даних і типу проблеми існує більше одного відповідного алгоритму. Отже, яка практична відмінність між K-середнім та ієрархічним алгоритмом?</w:t>
      </w:r>
    </w:p>
    <w:p w14:paraId="0D6C4AF6" w14:textId="727C0E6B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Якщо в наборі даних є певна кількість кластерів, але група, до якої вони належать, невідома, </w:t>
      </w:r>
      <w:r>
        <w:rPr>
          <w:rFonts w:ascii="Times New Roman" w:eastAsia="Times New Roman" w:hAnsi="Times New Roman" w:cs="Times New Roman"/>
          <w:sz w:val="28"/>
          <w:szCs w:val="28"/>
        </w:rPr>
        <w:t>краще об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рати алгоритм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K-середніх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848368" w14:textId="77777777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Якщо відмінності засновані на попередніх переконаннях, для визначення кількості кластерів слід використовувати ієрархічну кластеризацію.</w:t>
      </w:r>
    </w:p>
    <w:p w14:paraId="1E8D9A4E" w14:textId="3F248F23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Завдяки великій кількості змінних K-середні обчислюються швидше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Результат K-середніх є неструктурованим, 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в той час як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ієрархічний результат є більш інтерпретованим та інформативним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A3F5F" w14:textId="3E21E37D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алгоритму К-середніх в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изначити кількість кластерів легше за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ліктя.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ієрархічної -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>легше за дендрограмою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D1CC4B" w14:textId="18232D37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Ієрархічна кластеризація не може добре обробляти великі дані, але кластеризація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може. Це пояснюється тим, що часова складність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є лінійною, тобто O(n), тоді як ієрархічна кластеризація є квадратичною, тобто O(n2).</w:t>
      </w:r>
    </w:p>
    <w:p w14:paraId="352104B8" w14:textId="2E9ED516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t>У кластеризації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ми починаємо з випадкового вибору кластерів, результати, отримані при багаторазовому запуску алгоритму, можуть відрізнятися.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Також алгоритм 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Середні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добре прац</w:t>
      </w:r>
      <w:r>
        <w:rPr>
          <w:rFonts w:ascii="Times New Roman" w:eastAsia="Times New Roman" w:hAnsi="Times New Roman" w:cs="Times New Roman"/>
          <w:sz w:val="28"/>
          <w:szCs w:val="28"/>
        </w:rPr>
        <w:t>ює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, коли форма кластерів є 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гіперсферичною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(наприклад, коло в 2D, сфера в 3D).</w:t>
      </w:r>
    </w:p>
    <w:p w14:paraId="120B57D6" w14:textId="2BAF9BB1" w:rsidR="00AB46DF" w:rsidRDefault="00AB46DF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25174" wp14:editId="7A1BD961">
            <wp:extent cx="3032760" cy="28815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E0D" w14:textId="1E6C93DF" w:rsidR="009F5FFC" w:rsidRDefault="00C46AD7" w:rsidP="002C2E8F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366A601A" w14:textId="7B970F71" w:rsidR="009F5FFC" w:rsidRDefault="009F5FFC" w:rsidP="00A564C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нечітких С-середніх кардинально відрізняється від алгоритму К-середніх та ієрархічного алгоритму, так як відноситься до алгоритмів «м’якої» кластеризації.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Кластеризацію нечітких c-середніх можна вважати кращим алгоритмом порівняно з алгоритмом k-середніх. На відміну від алгоритму k-середніх, де точки даних належать виключно одному кластеру, у випадку нечіткого алгоритму c-середніх точка даних може належати більш ніж одному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кластеру з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 імовірністю. Кластеризація нечітких c-середніх дає порівняно кращі результати для </w:t>
      </w:r>
      <w:r w:rsidR="00DF67B6">
        <w:rPr>
          <w:rFonts w:ascii="Times New Roman" w:eastAsia="Times New Roman" w:hAnsi="Times New Roman" w:cs="Times New Roman"/>
          <w:sz w:val="28"/>
          <w:szCs w:val="28"/>
        </w:rPr>
        <w:t xml:space="preserve">окремих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>наборів даних.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52CDFCF" w14:textId="50818AD8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Щодо кластеризації з багатьма параметрами, то о</w:t>
      </w:r>
      <w:r w:rsidRPr="00C9305E">
        <w:rPr>
          <w:rFonts w:ascii="Times New Roman" w:hAnsi="Times New Roman" w:cs="Times New Roman"/>
          <w:sz w:val="28"/>
          <w:szCs w:val="28"/>
        </w:rPr>
        <w:t>дна з основних відмінностей між графіками, створеними PCA і T-SNE, полягає в тому, що на графіках T-SNE, здавалося, кластери накладаються один на одного більше, ніж на графіках PCA. Наприклад, якщо ви подивитеся на 2-вимірну діаграму, сформовану з PCA, ви побачите окремі секції точок даних зі строгими видимими межами. Тоді як, якщо ви подивитеся на двовимірну діаграму, сформовану з T-SNE, ви, знову ж таки, побачите секції, сформовані всередині точок даних, але цього разу точки даних між кожним кластером, здається, «змішуються» і більше перекриваються.</w:t>
      </w:r>
    </w:p>
    <w:p w14:paraId="4592DFA4" w14:textId="77777777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>Іншою основною відмінністю між графіками, створеними PCA, і графіками, створеними T-SNE, є форма. Оскільки і PCA, і T-SNE виконують зменшення розмірності дуже різними способами (і з різними цілями), результуюча форма або розподіл точок, створених алгоритмами, майже завжди будуть дуже різними.</w:t>
      </w:r>
    </w:p>
    <w:p w14:paraId="2E9A6F72" w14:textId="77777777" w:rsidR="00A564CE" w:rsidRPr="00191C64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 xml:space="preserve">Майте на увазі, що графіки, отримані в результаті алгоритму T-SNE, досить різноманітні, оскільки вони дуже сильно залежать від значення, вибраного для </w:t>
      </w:r>
      <w:r>
        <w:rPr>
          <w:rFonts w:ascii="Times New Roman" w:hAnsi="Times New Roman" w:cs="Times New Roman"/>
          <w:sz w:val="28"/>
          <w:szCs w:val="28"/>
        </w:rPr>
        <w:t xml:space="preserve">гіперпараметру </w:t>
      </w:r>
      <w:r w:rsidRPr="00C9305E">
        <w:rPr>
          <w:rFonts w:ascii="Times New Roman" w:hAnsi="Times New Roman" w:cs="Times New Roman"/>
          <w:sz w:val="28"/>
          <w:szCs w:val="28"/>
        </w:rPr>
        <w:t>заплутаності.</w:t>
      </w:r>
    </w:p>
    <w:p w14:paraId="6D38554A" w14:textId="77777777" w:rsidR="00A564CE" w:rsidRPr="00D85E19" w:rsidRDefault="00A564CE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F49897" w14:textId="77777777" w:rsidR="00C46AD7" w:rsidRPr="00C8445E" w:rsidRDefault="00C46AD7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bookmarkEnd w:id="12"/>
    <w:p w14:paraId="3F4953DA" w14:textId="29BB7CD2" w:rsidR="00C80FF4" w:rsidRDefault="00C80FF4" w:rsidP="00D73F06">
      <w:pPr>
        <w:pStyle w:val="7"/>
      </w:pPr>
      <w:r w:rsidRPr="00587D08">
        <w:br w:type="page"/>
      </w:r>
      <w:bookmarkStart w:id="15" w:name="висн"/>
      <w:r w:rsidRPr="001F2336">
        <w:lastRenderedPageBreak/>
        <w:t>ВИСНОВКИ</w:t>
      </w:r>
    </w:p>
    <w:bookmarkEnd w:id="15"/>
    <w:p w14:paraId="18B0560A" w14:textId="77777777" w:rsidR="001B6D73" w:rsidRPr="001B6D73" w:rsidRDefault="001B6D73" w:rsidP="001B6D73"/>
    <w:p w14:paraId="52D4CB2F" w14:textId="527C8160" w:rsidR="009060AE" w:rsidRPr="001F2336" w:rsidRDefault="00714360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Отже, м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>провели кластерний аналіз датасету прибутків та витрат на їжу філіппінських сімей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 xml:space="preserve"> Кластеризація проводилась окремо трьома різними алгоритмами. </w:t>
      </w:r>
    </w:p>
    <w:p w14:paraId="3C021276" w14:textId="2461E6E9" w:rsidR="00C651D0" w:rsidRPr="001F2336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>В алгоритмі k-</w:t>
      </w:r>
      <w:proofErr w:type="spellStart"/>
      <w:r w:rsidRPr="001F2336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 ми використали метод ліктя </w:t>
      </w:r>
      <w:r w:rsidR="00BB3BD8" w:rsidRPr="001F2336">
        <w:rPr>
          <w:rFonts w:ascii="Times New Roman" w:eastAsia="Times New Roman" w:hAnsi="Times New Roman" w:cs="Times New Roman"/>
          <w:sz w:val="28"/>
          <w:szCs w:val="28"/>
        </w:rPr>
        <w:t xml:space="preserve">для визначення оптимальної кількості кластерів, так як цей алгоритм дуже чутливий до вхідних параметрів.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В результаті роботи алгоритму, </w:t>
      </w:r>
      <w:proofErr w:type="spellStart"/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провізуалізувавши</w:t>
      </w:r>
      <w:proofErr w:type="spellEnd"/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 схематично, ми отримали сегментну кластеризацію, за своєю основою яка більше залежить від прибутку сімейства, ніж до його витрат.</w:t>
      </w:r>
    </w:p>
    <w:p w14:paraId="29448D33" w14:textId="550C6A9A" w:rsidR="00BB3BD8" w:rsidRDefault="00BB3BD8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В ієрархічному алгоритмі ми використали </w:t>
      </w:r>
      <w:proofErr w:type="spellStart"/>
      <w:r w:rsidRPr="001F2336">
        <w:rPr>
          <w:rFonts w:ascii="Times New Roman" w:eastAsia="Times New Roman" w:hAnsi="Times New Roman" w:cs="Times New Roman"/>
          <w:sz w:val="28"/>
          <w:szCs w:val="28"/>
        </w:rPr>
        <w:t>дендрограму</w:t>
      </w:r>
      <w:proofErr w:type="spellEnd"/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оптимальної кількості кластерів, та отримали такий же результат як і у попередньому алгоритмі.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 В результаті роботи 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алгоритму,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ми отримали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 таку ж кластеризацію, за своєю основою, як і в алгоритмі k-</w:t>
      </w:r>
      <w:proofErr w:type="spellStart"/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>, але схематично, вони все-ж відрізняються.</w:t>
      </w:r>
    </w:p>
    <w:p w14:paraId="586283DD" w14:textId="67B80035" w:rsidR="001F2336" w:rsidRPr="001F2336" w:rsidRDefault="001F2336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алгоритмі нечітких с-середніх ми використали окрему бібліотеку «</w:t>
      </w:r>
      <w:proofErr w:type="spellStart"/>
      <w:r w:rsidR="00714360" w:rsidRPr="00714360">
        <w:rPr>
          <w:rFonts w:ascii="Times New Roman" w:eastAsia="Times New Roman" w:hAnsi="Times New Roman" w:cs="Times New Roman"/>
          <w:sz w:val="28"/>
          <w:szCs w:val="28"/>
        </w:rPr>
        <w:t>fcmeans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імплементації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та виконання самого алгоритму. </w:t>
      </w:r>
      <w:proofErr w:type="spellStart"/>
      <w:r w:rsidR="00F37295">
        <w:rPr>
          <w:rFonts w:ascii="Times New Roman" w:eastAsia="Times New Roman" w:hAnsi="Times New Roman" w:cs="Times New Roman"/>
          <w:sz w:val="28"/>
          <w:szCs w:val="28"/>
        </w:rPr>
        <w:t>Провізуаліз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у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>вали</w:t>
      </w:r>
      <w:proofErr w:type="spellEnd"/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його схематично. Так як цей метод належить до м’якої кластеризації, доволі тяжко зробити логічний висновок щодо його роботи до алгоритмів твердої кластеризації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, але в цілому цей алгоритм може використовуватися для ширшого кола задач.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03DFE6" w14:textId="105B505E" w:rsidR="00C80FF4" w:rsidRPr="009E7D41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було</w:t>
      </w:r>
      <w:r w:rsidR="00D10FFF">
        <w:rPr>
          <w:rFonts w:ascii="Times New Roman" w:eastAsia="Times New Roman" w:hAnsi="Times New Roman" w:cs="Times New Roman"/>
          <w:sz w:val="28"/>
          <w:szCs w:val="28"/>
        </w:rPr>
        <w:t xml:space="preserve"> виконан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 xml:space="preserve">о кластеризацію з більш ніж двома показниками за алгоритмом </w:t>
      </w:r>
      <w:r w:rsidR="00714360"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  <w:r w:rsidR="00C80F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Застосовані практично методи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PCA 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>t-SNE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Описана практична відмінність цих методів.</w:t>
      </w:r>
    </w:p>
    <w:p w14:paraId="0F270897" w14:textId="18298865" w:rsidR="00C80FF4" w:rsidRPr="00FC009A" w:rsidRDefault="00714360" w:rsidP="00FC009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кінці були винесені висновки щодо якості побудованих моделей, описана практична відмінність алгоритмів.</w:t>
      </w:r>
    </w:p>
    <w:p w14:paraId="67814C97" w14:textId="77777777" w:rsidR="00F70976" w:rsidRDefault="00A03822" w:rsidP="0002645B">
      <w:pPr>
        <w:pStyle w:val="7"/>
      </w:pPr>
      <w:bookmarkStart w:id="16" w:name="списоквик"/>
      <w:r>
        <w:lastRenderedPageBreak/>
        <w:t>СПИСОК ВИКОРИСТАНИХ ДЖЕРЕЛ</w:t>
      </w:r>
    </w:p>
    <w:bookmarkEnd w:id="16"/>
    <w:p w14:paraId="6664357D" w14:textId="67C266C8" w:rsidR="00F70976" w:rsidRDefault="00A038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Основні концепції </w:t>
      </w:r>
      <w:r w:rsidR="00744291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кластеризації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D64E72F" w14:textId="77777777" w:rsidR="00F70976" w:rsidRDefault="00A0382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B18EF31" w14:textId="0D1805FF" w:rsidR="00F70976" w:rsidRDefault="00C471CE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8" w:history="1">
        <w:r w:rsidR="000767BD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https://towardsdatascience.com/the-5-clustering-algorithms-data-scientists-need-to-know-a36d136ef68</w:t>
        </w:r>
      </w:hyperlink>
    </w:p>
    <w:p w14:paraId="413707C1" w14:textId="77777777" w:rsidR="000767BD" w:rsidRDefault="000767BD" w:rsidP="000767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 концепції кластеризації:</w:t>
      </w:r>
    </w:p>
    <w:p w14:paraId="773142B6" w14:textId="77777777" w:rsidR="000767BD" w:rsidRDefault="000767BD" w:rsidP="000767B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108CE062" w14:textId="40FB86D2" w:rsidR="000767BD" w:rsidRDefault="00C471CE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8E5FC1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https://habr.com/ru/post/67078/</w:t>
        </w:r>
      </w:hyperlink>
    </w:p>
    <w:p w14:paraId="71DD69AE" w14:textId="3F016C00" w:rsidR="008E5FC1" w:rsidRDefault="008E5FC1" w:rsidP="008E5F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Порівняння К-середніх та С-середніх:</w:t>
      </w:r>
    </w:p>
    <w:p w14:paraId="562C34F7" w14:textId="77777777" w:rsidR="008E5FC1" w:rsidRDefault="008E5FC1" w:rsidP="008E5FC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AC7F30D" w14:textId="625ACC5E" w:rsidR="008E5FC1" w:rsidRDefault="00C471CE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9517F2" w:rsidRPr="003B1352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https://towardsdatascience.com/fuzzy-c-means-clustering-is-it-better-than-k-means-clustering-448a0aba1ee7</w:t>
        </w:r>
      </w:hyperlink>
    </w:p>
    <w:p w14:paraId="02F16CAA" w14:textId="2D972220" w:rsidR="009517F2" w:rsidRDefault="009517F2" w:rsidP="00951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Порівняння К-середніх та </w:t>
      </w:r>
      <w:r w:rsidR="008D6716">
        <w:rPr>
          <w:rFonts w:ascii="Times New Roman" w:eastAsia="Times New Roman" w:hAnsi="Times New Roman" w:cs="Times New Roman"/>
          <w:color w:val="000000"/>
          <w:sz w:val="28"/>
          <w:szCs w:val="28"/>
        </w:rPr>
        <w:t>Ієрархічного алгоритму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2E267F7" w14:textId="422A4372" w:rsidR="009517F2" w:rsidRDefault="009517F2" w:rsidP="009517F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6A6A54A3" w14:textId="5FC2257A" w:rsidR="009517F2" w:rsidRDefault="00C471CE" w:rsidP="009517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hyperlink r:id="rId71" w:history="1">
        <w:r w:rsidR="008D6716" w:rsidRPr="003B1352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https://www.globaltechcouncil.org/clustering/k-means-clustering-vs-hierarchical-clustering/</w:t>
        </w:r>
      </w:hyperlink>
    </w:p>
    <w:p w14:paraId="737C19B1" w14:textId="66FDB436" w:rsidR="008D6716" w:rsidRDefault="008D6716" w:rsidP="008D67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Документація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scikitfuzzy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F29249" w14:textId="46E2E571" w:rsidR="008D6716" w:rsidRDefault="008D6716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98901B0" w14:textId="12C22147" w:rsidR="008D6716" w:rsidRDefault="00C471CE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2" w:history="1">
        <w:r w:rsidR="0002645B" w:rsidRPr="002F3C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https://pythonhosted.org/scikit-fuzzy/auto_examples/plot_cmeans.html</w:t>
        </w:r>
      </w:hyperlink>
    </w:p>
    <w:p w14:paraId="6A007FFE" w14:textId="665A5075" w:rsidR="0002645B" w:rsidRDefault="0002645B" w:rsidP="000264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Приклади роботи алгоритму К-середніх:</w:t>
      </w:r>
    </w:p>
    <w:p w14:paraId="4B75C5BC" w14:textId="6A04A30F" w:rsidR="0002645B" w:rsidRDefault="0002645B" w:rsidP="0002645B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37D5FE3" w14:textId="4FD91934" w:rsidR="0002645B" w:rsidRDefault="00C471CE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3" w:history="1">
        <w:r w:rsidR="00FF696E" w:rsidRPr="00D24EC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https://www.superdatascience.com/blogs/self-organizing-maps-soms-extra-k-means-clustering-part-3</w:t>
        </w:r>
      </w:hyperlink>
    </w:p>
    <w:p w14:paraId="46ED45EB" w14:textId="3DC30337" w:rsidR="00A967E9" w:rsidRDefault="00A967E9" w:rsidP="00A967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Найпопулярніші алгоритми кластеризації:</w:t>
      </w:r>
    </w:p>
    <w:p w14:paraId="17A0157A" w14:textId="77777777" w:rsidR="00A967E9" w:rsidRDefault="00A967E9" w:rsidP="00A967E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67F27A9" w14:textId="2D0EFFF3" w:rsidR="00FF696E" w:rsidRDefault="00A967E9" w:rsidP="00A967E9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fldChar w:fldCharType="begin"/>
      </w:r>
      <w:ins w:id="17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 HYPERLINK "</w:instrText>
        </w:r>
      </w:ins>
      <w:r w:rsidRP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https://insights.daffodilsw.com/blog/top-5-clustering-algorithms-in-machine-learning</w:instrText>
      </w:r>
      <w:ins w:id="18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" </w:instrTex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8174D3">
        <w:rPr>
          <w:rStyle w:val="aa"/>
          <w:rFonts w:ascii="Times New Roman" w:eastAsia="Times New Roman" w:hAnsi="Times New Roman" w:cs="Times New Roman"/>
          <w:sz w:val="28"/>
          <w:szCs w:val="28"/>
        </w:rPr>
        <w:t>https://insights.daffodilsw.com/blog/top-5-clustering-algorithms-in-machine-learning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</w:p>
    <w:p w14:paraId="20653B6E" w14:textId="3C470EB6" w:rsidR="006A48A9" w:rsidRDefault="00160B86" w:rsidP="006A48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T-SNE</w:t>
      </w:r>
      <w:r w:rsidR="006A48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7DD390" w14:textId="0737743A" w:rsidR="006A48A9" w:rsidRDefault="006A48A9" w:rsidP="006A48A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EE833F7" w14:textId="6BEB6641" w:rsidR="006A48A9" w:rsidRDefault="00C471CE" w:rsidP="00160B86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4" w:history="1">
        <w:r w:rsidR="00160B86"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https://towardsdatascience.com/why-you-are-using-t-sne-wrong-502412aab0c0</w:t>
        </w:r>
      </w:hyperlink>
      <w:r w:rsidR="00160B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D1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44E015" w14:textId="3197CCD4" w:rsidR="00191C64" w:rsidRDefault="00FC009A" w:rsidP="00191C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PCA</w:t>
      </w:r>
    </w:p>
    <w:p w14:paraId="26BBF93D" w14:textId="0C625686" w:rsidR="00191C64" w:rsidRDefault="00191C64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39DFF43" w14:textId="7DC29717" w:rsidR="00FC009A" w:rsidRDefault="00C471CE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75" w:history="1">
        <w:r w:rsidR="00FC009A"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https://www.kaggle.com/code/minc33/visualizing-high-dimensional-clusters/notebook</w:t>
        </w:r>
      </w:hyperlink>
      <w:r w:rsidR="00FC00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DE38E97" w14:textId="6BE8E5B5" w:rsidR="008F7969" w:rsidRDefault="008F7969" w:rsidP="008F79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Fuzzy C-means</w:t>
      </w:r>
    </w:p>
    <w:p w14:paraId="2D2B4A90" w14:textId="456225EE" w:rsidR="008F7969" w:rsidRPr="008F7969" w:rsidRDefault="008F7969" w:rsidP="008F796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2CA5965" w14:textId="14CCFD49" w:rsidR="008F7969" w:rsidRPr="00FC009A" w:rsidRDefault="008F7969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F79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https://towardsdatascience.com/fuzzy-c-means-clustering-with-python-f4908c714081</w:t>
      </w:r>
    </w:p>
    <w:p w14:paraId="0805997C" w14:textId="4C0A537F" w:rsidR="002F1986" w:rsidRPr="00C53BBF" w:rsidRDefault="00C53BBF" w:rsidP="00C53B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0A955E" w14:textId="00EB8A99" w:rsidR="00F70976" w:rsidRDefault="0037008D" w:rsidP="0037008D">
      <w:pPr>
        <w:pStyle w:val="7"/>
        <w:rPr>
          <w:lang w:eastAsia="ru-RU"/>
        </w:rPr>
      </w:pPr>
      <w:bookmarkStart w:id="19" w:name="_Toc326966890"/>
      <w:bookmarkStart w:id="20" w:name="_Hlk41833565"/>
      <w:bookmarkStart w:id="21" w:name="додаток_А"/>
      <w:r w:rsidRPr="0037008D">
        <w:rPr>
          <w:lang w:eastAsia="ru-RU"/>
        </w:rPr>
        <w:lastRenderedPageBreak/>
        <w:t xml:space="preserve">ДОДАТОК </w:t>
      </w:r>
      <w:r w:rsidRPr="0037008D">
        <w:rPr>
          <w:lang w:val="ru-RU" w:eastAsia="ru-RU"/>
        </w:rPr>
        <w:t>А</w:t>
      </w:r>
      <w:r w:rsidRPr="0037008D">
        <w:rPr>
          <w:lang w:eastAsia="ru-RU"/>
        </w:rPr>
        <w:t xml:space="preserve"> </w:t>
      </w:r>
      <w:bookmarkEnd w:id="19"/>
      <w:r w:rsidRPr="0037008D">
        <w:rPr>
          <w:lang w:eastAsia="ru-RU"/>
        </w:rPr>
        <w:t>ТЕКСТИ ПРОГРАМНОГО КОДУ</w:t>
      </w:r>
      <w:bookmarkEnd w:id="20"/>
    </w:p>
    <w:bookmarkEnd w:id="21"/>
    <w:p w14:paraId="6730B0FF" w14:textId="51C0E2FA" w:rsidR="0037008D" w:rsidRDefault="0037008D" w:rsidP="0037008D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K-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means_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clustering.ipynb</w:t>
      </w:r>
      <w:proofErr w:type="spellEnd"/>
      <w:proofErr w:type="gramEnd"/>
    </w:p>
    <w:p w14:paraId="07A393E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np</w:t>
      </w:r>
    </w:p>
    <w:p w14:paraId="296DC1F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matplotlib.pyplot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</w:t>
      </w:r>
      <w:proofErr w:type="spellEnd"/>
    </w:p>
    <w:p w14:paraId="6FD06928" w14:textId="0DACD72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AC7D79A" w14:textId="0A5C1242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09352D12" w14:textId="63675BC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data.head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0F383324" w14:textId="28663A0A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data.isnull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().any()</w:t>
      </w:r>
    </w:p>
    <w:p w14:paraId="74CD604E" w14:textId="253B5F3C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data.describe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71C14A00" w14:textId="7AFAE90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data.count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06CADE8E" w14:textId="6489932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Household Income'].hist(bins=50)</w:t>
      </w:r>
    </w:p>
    <w:p w14:paraId="50CC049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(data[data['Total Household Income'] &gt;= 500000].index,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inplace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True)</w:t>
      </w:r>
    </w:p>
    <w:p w14:paraId="3DD97A2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Household Income'].hist(bins=50)</w:t>
      </w:r>
    </w:p>
    <w:p w14:paraId="0CDE1B14" w14:textId="440F272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145DFE6E" w14:textId="00E627F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Household Income'], reverse= True)</w:t>
      </w:r>
    </w:p>
    <w:p w14:paraId="18990F7F" w14:textId="2689645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Food Expenditure'].hist(bins=50)</w:t>
      </w:r>
    </w:p>
    <w:p w14:paraId="01AA566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(data[data['Total Food Expenditure'] &gt;= 250000].index,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inplace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True)</w:t>
      </w:r>
    </w:p>
    <w:p w14:paraId="7EC0F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Food Expenditure'].hist(bins=50)</w:t>
      </w:r>
    </w:p>
    <w:p w14:paraId="7FDA1B76" w14:textId="297576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1A54DA34" w14:textId="5C3E2FD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'Meat Expenditure'].hist(bins=30)</w:t>
      </w:r>
    </w:p>
    <w:p w14:paraId="265A301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(data[data['Meat Expenditure'] &gt;= 50000].index,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inplace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True)</w:t>
      </w:r>
    </w:p>
    <w:p w14:paraId="6CF3E56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'Meat Expenditure'].hist(bins=50)</w:t>
      </w:r>
    </w:p>
    <w:p w14:paraId="58BEBC73" w14:textId="21B9BA0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6D214819" w14:textId="67C2E0D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data['Household Head Age'], reverse= True)</w:t>
      </w:r>
    </w:p>
    <w:p w14:paraId="3A38782A" w14:textId="304E3B2D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data.loc</w:t>
      </w:r>
      <w:proofErr w:type="spellEnd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['Total Household Income', 'Total Food Expenditure']].values</w:t>
      </w:r>
    </w:p>
    <w:p w14:paraId="08F7701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sklearn.cluster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</w:p>
    <w:p w14:paraId="1794C81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41CC5BF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EFFAA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for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range(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1,11):</w:t>
      </w:r>
    </w:p>
    <w:p w14:paraId="2C6EB04E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'k-means++').fit(x)</w:t>
      </w:r>
    </w:p>
    <w:p w14:paraId="2D6E748F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017A4BB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wcss.append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kmeans.inertia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_)</w:t>
      </w:r>
    </w:p>
    <w:p w14:paraId="4440EE03" w14:textId="60844745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, range(1,11))</w:t>
      </w:r>
    </w:p>
    <w:p w14:paraId="4DAF1B3A" w14:textId="3CC15CA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[:,[0,2]].values</w:t>
      </w:r>
    </w:p>
    <w:p w14:paraId="610B37B8" w14:textId="4E2776C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 [0, 2]].values</w:t>
      </w:r>
    </w:p>
    <w:p w14:paraId="6ED64F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4,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'k-means++',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42)</w:t>
      </w:r>
    </w:p>
    <w:p w14:paraId="5B049EF6" w14:textId="70D92C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kmeans.fit_predict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47FCD65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0,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0, 1], s = 100, c = 'red', label = 'Cluster 1')</w:t>
      </w:r>
    </w:p>
    <w:p w14:paraId="49B7B9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1,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1, 1], s = 100, c = 'blue', label = 'Cluster 2')</w:t>
      </w:r>
    </w:p>
    <w:p w14:paraId="28489B1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2,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2, 1], s = 100, c = 'green', label = 'Cluster 3')</w:t>
      </w:r>
    </w:p>
    <w:p w14:paraId="047298B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3,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3, 1], s = 100, c = 'cyan', label = 'Cluster 4')</w:t>
      </w:r>
    </w:p>
    <w:p w14:paraId="3B59C31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_[:, 0],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_[:, 1], s = 300, c = 'yellow', label = 'Centroids')</w:t>
      </w:r>
    </w:p>
    <w:p w14:paraId="7D9EAAB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('K-means clustering')</w:t>
      </w:r>
    </w:p>
    <w:p w14:paraId="4B08FCE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('Total Household Income')</w:t>
      </w:r>
    </w:p>
    <w:p w14:paraId="32DA5D6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('Total Food Expenditure')</w:t>
      </w:r>
    </w:p>
    <w:p w14:paraId="7E3E9A4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692151F" w14:textId="06825C54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21CA6C8" w14:textId="5AECACD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X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 [0, 2, 7]].values</w:t>
      </w:r>
    </w:p>
    <w:p w14:paraId="15B317F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12AAC44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for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range(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1,11):</w:t>
      </w:r>
    </w:p>
    <w:p w14:paraId="3C38D36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i,init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='k-means++',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=42)</w:t>
      </w:r>
    </w:p>
    <w:p w14:paraId="6B13CB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k_means.fit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71672BC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wcss.append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k_means.inertia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_)</w:t>
      </w:r>
    </w:p>
    <w:p w14:paraId="1E068F3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plot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elbow curve</w:t>
      </w:r>
    </w:p>
    <w:p w14:paraId="7CB0ED7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np.arange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(1,11),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2A921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('Clusters')</w:t>
      </w:r>
    </w:p>
    <w:p w14:paraId="42AEF0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('SSE')</w:t>
      </w:r>
    </w:p>
    <w:p w14:paraId="44B0CE6A" w14:textId="51BBAD4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15E598E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4,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'k-means++',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=42)</w:t>
      </w:r>
    </w:p>
    <w:p w14:paraId="24274D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y =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k_means_optimum.fit_predict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27F35E80" w14:textId="7DCBD7F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print(y)</w:t>
      </w:r>
    </w:p>
    <w:p w14:paraId="346B2B7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data['cluster'] = y  </w:t>
      </w:r>
    </w:p>
    <w:p w14:paraId="10293FC1" w14:textId="7FC8417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 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the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above step adds extra column indicating the cluster number for each row</w:t>
      </w:r>
    </w:p>
    <w:p w14:paraId="34BA5C3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data1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==0]</w:t>
      </w:r>
    </w:p>
    <w:p w14:paraId="6C6F8AF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data2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==1]</w:t>
      </w:r>
    </w:p>
    <w:p w14:paraId="0E33AE7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data3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==2]</w:t>
      </w:r>
    </w:p>
    <w:p w14:paraId="40850E82" w14:textId="10784D3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data4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==3]</w:t>
      </w:r>
    </w:p>
    <w:p w14:paraId="602442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plt.axes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(projection='3d')</w:t>
      </w:r>
    </w:p>
    <w:p w14:paraId="6A25B7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np.linspace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(0, 15, 1000)</w:t>
      </w:r>
    </w:p>
    <w:p w14:paraId="43F32CF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np.linspace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(0, 15, 1000)</w:t>
      </w:r>
    </w:p>
    <w:p w14:paraId="631029F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zline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np.linspace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(0, 15, 1000)</w:t>
      </w:r>
    </w:p>
    <w:p w14:paraId="7E25B6D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kplot.plot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zline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, 'black')</w:t>
      </w:r>
    </w:p>
    <w:p w14:paraId="07E49AC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 Data for three-dimensional scattered points</w:t>
      </w:r>
    </w:p>
    <w:p w14:paraId="6813303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3D(data1['Total Household Income'], data1['Total Food Expenditure'], data1['Meat Expenditure'], c='red', label = 'Cluster 1')</w:t>
      </w:r>
    </w:p>
    <w:p w14:paraId="432E93D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3D(data2['Total Household Income'],data2['Total Food Expenditure'],data2['Meat Expenditure'],c ='green', label = 'Cluster 2')</w:t>
      </w:r>
    </w:p>
    <w:p w14:paraId="6CEA665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3D(data3['Total Household Income'],data3['Total Food Expenditure'],data3['Meat Expenditure'],c ='blue', label = 'Cluster 3')</w:t>
      </w:r>
    </w:p>
    <w:p w14:paraId="7765CDA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3D(data4['Total Household Income'],data4['Total Food Expenditure'],data4['Meat Expenditure'],c ='yellow', label = 'Cluster 4')</w:t>
      </w:r>
    </w:p>
    <w:p w14:paraId="178F9826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_[:,0],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_[:,1], color = 'indigo', s = 200)</w:t>
      </w:r>
    </w:p>
    <w:p w14:paraId="7ACCB5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1A697A6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("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")</w:t>
      </w:r>
    </w:p>
    <w:p w14:paraId="7235EC99" w14:textId="36BFE1D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7A4734E4" w14:textId="18C4F57C" w:rsidR="00FC009A" w:rsidRDefault="00FC009A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AEE77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#Basic imports</w:t>
      </w:r>
    </w:p>
    <w:p w14:paraId="196D9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np</w:t>
      </w:r>
    </w:p>
    <w:p w14:paraId="1D3603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C2D62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3731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imports</w:t>
      </w:r>
    </w:p>
    <w:p w14:paraId="44645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sklearn.decomposition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PCA #Principal Component Analysis</w:t>
      </w:r>
    </w:p>
    <w:p w14:paraId="5818A3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sklearn.manifold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TSNE #T-Distributed Stochastic Neighbor Embedding</w:t>
      </w:r>
    </w:p>
    <w:p w14:paraId="4457E47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sklearn.cluster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#K-Means Clustering</w:t>
      </w:r>
    </w:p>
    <w:p w14:paraId="7AE5AF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sklearn.preprocessing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StandardScaler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#used for 'Feature Scaling'</w:t>
      </w:r>
    </w:p>
    <w:p w14:paraId="589754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082152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imports</w:t>
      </w:r>
    </w:p>
    <w:p w14:paraId="597168D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6ED0798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import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plotly.graph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_objs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go</w:t>
      </w:r>
    </w:p>
    <w:p w14:paraId="570A43D4" w14:textId="265960F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plotly.offline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download_plotlyjs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init_notebook_mode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plot,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</w:p>
    <w:p w14:paraId="4DEADD38" w14:textId="46358B3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2B20C4" w14:textId="42B4BC7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[:, [0, 2, 7, 8]].values)</w:t>
      </w:r>
    </w:p>
    <w:p w14:paraId="195CA1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#Initialize our model</w:t>
      </w:r>
    </w:p>
    <w:p w14:paraId="11AED9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=3)</w:t>
      </w:r>
    </w:p>
    <w:p w14:paraId="7BEAE6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#Fit our model</w:t>
      </w:r>
    </w:p>
    <w:p w14:paraId="7D9CD6A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kmeans.fit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04E33CC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#Find which cluster each data-point belongs to</w:t>
      </w:r>
    </w:p>
    <w:p w14:paraId="1CA05B9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clusters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kmeans.predict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4EE779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#Add the cluster vector to our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, X</w:t>
      </w:r>
    </w:p>
    <w:p w14:paraId="2AAEF42D" w14:textId="34324BD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X["Cluster"] = clusters</w:t>
      </w:r>
    </w:p>
    <w:p w14:paraId="683AF5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#plotX is a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containing 5000 values sampled randomly from X</w:t>
      </w:r>
    </w:p>
    <w:p w14:paraId="38EB95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np.array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X.sample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(5000)))</w:t>
      </w:r>
    </w:p>
    <w:p w14:paraId="40E2285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335E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#Rename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plotX's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columns since it was briefly converted to an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np.array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above</w:t>
      </w:r>
    </w:p>
    <w:p w14:paraId="089534BB" w14:textId="4EB1D73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X.columns</w:t>
      </w:r>
      <w:proofErr w:type="spellEnd"/>
      <w:proofErr w:type="gramEnd"/>
    </w:p>
    <w:p w14:paraId="55ADF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one principal component</w:t>
      </w:r>
    </w:p>
    <w:p w14:paraId="0D97CD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pca_1d = PCA(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=1)</w:t>
      </w:r>
    </w:p>
    <w:p w14:paraId="13B953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D12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two principal components</w:t>
      </w:r>
    </w:p>
    <w:p w14:paraId="3E875E4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pca_2d = PCA(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=2)</w:t>
      </w:r>
    </w:p>
    <w:p w14:paraId="6A37B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29BFC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three principal components</w:t>
      </w:r>
    </w:p>
    <w:p w14:paraId="179B2597" w14:textId="40075A5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pca_3d = PCA(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=3)</w:t>
      </w:r>
    </w:p>
    <w:p w14:paraId="501A8A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holds that single principal component mentioned above</w:t>
      </w:r>
    </w:p>
    <w:p w14:paraId="25411D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PCs_1d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(pca_1d.fit_transform(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4E039A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46CA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the two principal components that will be used</w:t>
      </w:r>
    </w:p>
    <w:p w14:paraId="65C1C8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for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the 2-D visualization mentioned above</w:t>
      </w:r>
    </w:p>
    <w:p w14:paraId="5624CCF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PCs_2d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(pca_2d.fit_transform(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5CD8716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68278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#And 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three principal components that will aid us</w:t>
      </w:r>
    </w:p>
    <w:p w14:paraId="0665B1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visualizing our clusters in 3-D</w:t>
      </w:r>
    </w:p>
    <w:p w14:paraId="75220CA7" w14:textId="63F203E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PCs_3d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(pca_3d.fit_transform(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4A8BC1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["PC1_1d"]</w:t>
      </w:r>
    </w:p>
    <w:p w14:paraId="6E80A9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F2C49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#"PC1_2d" means: 'The first principal component of the components created for 2-D visualization, by PCA.'</w:t>
      </w:r>
    </w:p>
    <w:p w14:paraId="746D17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"PC2_2d" means: 'The second principal component of the components created for 2-D visualization, by PCA.'</w:t>
      </w:r>
    </w:p>
    <w:p w14:paraId="182EFF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PCs_2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["PC1_2d", "PC2_2d"]</w:t>
      </w:r>
    </w:p>
    <w:p w14:paraId="5E0437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DA10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PCs_3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["PC1_3d", "PC2_3d", "PC3_3d"]</w:t>
      </w:r>
    </w:p>
    <w:p w14:paraId="62BF2C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16ED3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pd.concat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([plotX,PCs_1d,PCs_2d,PCs_3d], axis=1, join='inner')</w:t>
      </w:r>
    </w:p>
    <w:p w14:paraId="19973E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68D2091" w14:textId="55DF07A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["dummy"] = 0</w:t>
      </w:r>
    </w:p>
    <w:p w14:paraId="552BD5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#Note that all of the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below are sub-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of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'.</w:t>
      </w:r>
    </w:p>
    <w:p w14:paraId="0DAD85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is because we intend to plot the values contained within each of these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54F831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08B7D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cluster0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0]</w:t>
      </w:r>
    </w:p>
    <w:p w14:paraId="12623AF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cluster1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1]</w:t>
      </w:r>
    </w:p>
    <w:p w14:paraId="6834E502" w14:textId="0FC55E0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cluster2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2]</w:t>
      </w:r>
    </w:p>
    <w:p w14:paraId="410AD78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is needed so we can display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plots properly</w:t>
      </w:r>
    </w:p>
    <w:p w14:paraId="21B62D4F" w14:textId="0009316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init_notebook_mode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(connected=True)</w:t>
      </w:r>
    </w:p>
    <w:p w14:paraId="758EE5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060DC0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7AC2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DB548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3EB90C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cluster0["PC1_1d"],</w:t>
      </w:r>
    </w:p>
    <w:p w14:paraId="5C159F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49C5F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DF886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244A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1DD4AD8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311824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1C019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519EAA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4F04A14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cluster1["PC1_1d"],</w:t>
      </w:r>
    </w:p>
    <w:p w14:paraId="7FAC02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cluster1["dummy"],</w:t>
      </w:r>
    </w:p>
    <w:p w14:paraId="04F71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170570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6A827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3BEFA5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3AEB4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056B3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692008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CEBB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cluster2["PC1_1d"],</w:t>
      </w:r>
    </w:p>
    <w:p w14:paraId="49162B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72A16C2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5BF3B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04488F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6EB6FD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D37EB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6493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5E8C27F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1E711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PCA"</w:t>
      </w:r>
    </w:p>
    <w:p w14:paraId="58A630C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AA9C0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5D44D47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'PC1',ticklen= 5,zeroline= False),</w:t>
      </w:r>
    </w:p>
    <w:p w14:paraId="349709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'',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ticklen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 5,zeroline= False)</w:t>
      </w:r>
    </w:p>
    <w:p w14:paraId="21576FC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3266CB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9320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234AC1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B916EE" w14:textId="6722479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29D6B1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2C7113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8FFDE1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5AF767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603F09B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cluster0["PC1_2d"],</w:t>
      </w:r>
    </w:p>
    <w:p w14:paraId="6D6554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cluster0["PC2_2d"],</w:t>
      </w:r>
    </w:p>
    <w:p w14:paraId="6378DE7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2EFA92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5DC3F5B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41B65A8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BBAC5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31FA4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35AE41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0EDE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cluster1["PC1_2d"],</w:t>
      </w:r>
    </w:p>
    <w:p w14:paraId="417B1C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cluster1["PC2_2d"],</w:t>
      </w:r>
    </w:p>
    <w:p w14:paraId="2AEFA6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6D9B6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2946B7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1900721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12494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73E1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F8CE2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5ACD8BE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cluster2["PC1_2d"],</w:t>
      </w:r>
    </w:p>
    <w:p w14:paraId="1A7CCF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cluster2["PC2_2d"],</w:t>
      </w:r>
    </w:p>
    <w:p w14:paraId="4125866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57A31E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7E632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45259E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F34E0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826FA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3901A1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ADAF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PCA"</w:t>
      </w:r>
    </w:p>
    <w:p w14:paraId="382646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F67132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20570BE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'PC1',ticklen= 5,zeroline= False),</w:t>
      </w:r>
    </w:p>
    <w:p w14:paraId="466F4D2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'PC2',ticklen= 5,zeroline= False)</w:t>
      </w:r>
    </w:p>
    <w:p w14:paraId="36EF43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140A0F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100B8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739FBB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227BD3" w14:textId="0A20DBD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71B459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2ED3D3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74AC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0A12CE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0E9B5F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cluster0["PC1_3d"],</w:t>
      </w:r>
    </w:p>
    <w:p w14:paraId="79AF90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cluster0["PC2_3d"],</w:t>
      </w:r>
    </w:p>
    <w:p w14:paraId="5F5209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cluster0["PC3_3d"],</w:t>
      </w:r>
    </w:p>
    <w:p w14:paraId="69421F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8AF1DF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611DE6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5316E4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3042B5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A2E25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277356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0ED07AB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cluster1["PC1_3d"],</w:t>
      </w:r>
    </w:p>
    <w:p w14:paraId="6F01B3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cluster1["PC2_3d"],</w:t>
      </w:r>
    </w:p>
    <w:p w14:paraId="2F57AA5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cluster1["PC3_3d"],</w:t>
      </w:r>
    </w:p>
    <w:p w14:paraId="512F0D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152F241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C8765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0141A1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DCD506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2A5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CDCB2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09C5FE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cluster2["PC1_3d"],</w:t>
      </w:r>
    </w:p>
    <w:p w14:paraId="0BD1D0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cluster2["PC2_3d"],</w:t>
      </w:r>
    </w:p>
    <w:p w14:paraId="0B4A92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cluster2["PC3_3d"],</w:t>
      </w:r>
    </w:p>
    <w:p w14:paraId="46D50C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65139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50A5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18080C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7E6278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386A6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7FBCDA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B24EA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Three Dimensions Using PCA"</w:t>
      </w:r>
    </w:p>
    <w:p w14:paraId="22484D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C05C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50ACCC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'PC1',ticklen= 5,zeroline= False),</w:t>
      </w:r>
    </w:p>
    <w:p w14:paraId="10217A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'PC2',ticklen= 5,zeroline= False)</w:t>
      </w:r>
    </w:p>
    <w:p w14:paraId="6F56AB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6AF7E5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24738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68717A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9E867F" w14:textId="5781F386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676CC0F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#plotX will hold the values we wish to plot</w:t>
      </w:r>
    </w:p>
    <w:p w14:paraId="523331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np.array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X.sample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(5000)))</w:t>
      </w:r>
    </w:p>
    <w:p w14:paraId="2F6844E1" w14:textId="52A4138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X.columns</w:t>
      </w:r>
      <w:proofErr w:type="spellEnd"/>
      <w:proofErr w:type="gramEnd"/>
    </w:p>
    <w:p w14:paraId="132774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#Set our perplexity</w:t>
      </w:r>
    </w:p>
    <w:p w14:paraId="7B8D7C47" w14:textId="3EEE6B9C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perplexity = 50</w:t>
      </w:r>
    </w:p>
    <w:p w14:paraId="12203C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one dimension</w:t>
      </w:r>
    </w:p>
    <w:p w14:paraId="79C343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tsne_1d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TSNE(</w:t>
      </w:r>
      <w:proofErr w:type="spellStart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=1, perplexity=perplexity)</w:t>
      </w:r>
    </w:p>
    <w:p w14:paraId="530E1D9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F911FC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two dimensions</w:t>
      </w:r>
    </w:p>
    <w:p w14:paraId="5D7C5E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tsne_2d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TSNE(</w:t>
      </w:r>
      <w:proofErr w:type="spellStart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=2, perplexity=perplexity)</w:t>
      </w:r>
    </w:p>
    <w:p w14:paraId="074B9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9CF554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three dimensions</w:t>
      </w:r>
    </w:p>
    <w:p w14:paraId="5BA3116B" w14:textId="78150F7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tsne_3d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TSNE(</w:t>
      </w:r>
      <w:proofErr w:type="spellStart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=3, perplexity=perplexity)</w:t>
      </w:r>
    </w:p>
    <w:p w14:paraId="5D8AC4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holds a single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dimension,built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by T-SNE</w:t>
      </w:r>
    </w:p>
    <w:p w14:paraId="2FA229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TCs_1d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(tsne_1d.fit_transform(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7B1B8E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26E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two dimensions, built by T-SNE</w:t>
      </w:r>
    </w:p>
    <w:p w14:paraId="4E5BA2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TCs_2d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(tsne_2d.fit_transform(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2C86462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3EEB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#And 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three dimensions, built by T-SNE</w:t>
      </w:r>
    </w:p>
    <w:p w14:paraId="5AFF8EA4" w14:textId="5DF359D0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TCs_3d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(tsne_3d.fit_transform(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005A243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TCs_1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["TC1_1d"]</w:t>
      </w:r>
    </w:p>
    <w:p w14:paraId="1D2C62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BB0B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["PC1_1d"]</w:t>
      </w:r>
    </w:p>
    <w:p w14:paraId="04AE85F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56E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#"TC1_2d" means: 'The first component of the components created for 2-D visualization, by T-SNE.'</w:t>
      </w:r>
    </w:p>
    <w:p w14:paraId="3DF615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"TC2_2d" means: 'The second component of the components created for 2-D visualization, by T-SNE.'</w:t>
      </w:r>
    </w:p>
    <w:p w14:paraId="249C1D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TCs_2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["TC1_2d","TC2_2d"]</w:t>
      </w:r>
    </w:p>
    <w:p w14:paraId="1428E6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C961BE" w14:textId="6C1786C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TCs_3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["TC1_3d","TC2_3d","TC3_3d"]</w:t>
      </w:r>
    </w:p>
    <w:p w14:paraId="5D9A63A6" w14:textId="6DE2913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pd.concat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([plotX,TCs_1d,TCs_2d,TCs_3d], axis=1, join='inner')</w:t>
      </w:r>
    </w:p>
    <w:p w14:paraId="27EB1699" w14:textId="333B5B4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["dummy"] = 0</w:t>
      </w:r>
    </w:p>
    <w:p w14:paraId="34D595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cluster0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0]</w:t>
      </w:r>
    </w:p>
    <w:p w14:paraId="00D0D69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cluster1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1]</w:t>
      </w:r>
    </w:p>
    <w:p w14:paraId="0729A523" w14:textId="1ED06E3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cluster2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2]</w:t>
      </w:r>
    </w:p>
    <w:p w14:paraId="1B8256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7244004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CB0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9C7C3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FA736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cluster0["TC1_1d"],</w:t>
      </w:r>
    </w:p>
    <w:p w14:paraId="1CF3B98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D2070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08F0B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3AC048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7DA201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B1A6B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907D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5273F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7DC345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cluster1["TC1_1d"],</w:t>
      </w:r>
    </w:p>
    <w:p w14:paraId="4749C9F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y = cluster1["dummy"],</w:t>
      </w:r>
    </w:p>
    <w:p w14:paraId="74D520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F585B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6BAD92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7CD08C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79B75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203D1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7996C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53ED10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cluster2["TC1_1d"],</w:t>
      </w:r>
    </w:p>
    <w:p w14:paraId="48A020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41FB5D9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342E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17E2C4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718DB6B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4A74A5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0DAFC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6C0F5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2F78AD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T-SNE (perplexity=" + str(perplexity) + ")"</w:t>
      </w:r>
    </w:p>
    <w:p w14:paraId="0D96523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CE8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67CA1B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'TC1',ticklen= 5,zeroline= False),</w:t>
      </w:r>
    </w:p>
    <w:p w14:paraId="4F95E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'',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ticklen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 5,zeroline= False)</w:t>
      </w:r>
    </w:p>
    <w:p w14:paraId="43EEF6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416D5A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B2BF9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01070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206AB3" w14:textId="291211E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40DFFB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6BBF1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0571E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17EEB6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3BD87C5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cluster0["TC1_2d"],</w:t>
      </w:r>
    </w:p>
    <w:p w14:paraId="7B25DC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cluster0["TC2_2d"],</w:t>
      </w:r>
    </w:p>
    <w:p w14:paraId="768194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43CD90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D5E501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7633297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23CAB3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50D23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619DDF2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0878E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cluster1["TC1_2d"],</w:t>
      </w:r>
    </w:p>
    <w:p w14:paraId="6B7667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cluster1["TC2_2d"],</w:t>
      </w:r>
    </w:p>
    <w:p w14:paraId="387A57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88C2D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4AA86D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5D04153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0AEA56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0CA37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4AE792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30DBCEA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cluster2["TC1_2d"],</w:t>
      </w:r>
    </w:p>
    <w:p w14:paraId="7B9397C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cluster2["TC2_2d"],</w:t>
      </w:r>
    </w:p>
    <w:p w14:paraId="6832DF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02C53B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6392E9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1601AF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59B852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4A33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2CB64E0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8DC61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T-SNE (perplexity=" + str(perplexity) + ")"</w:t>
      </w:r>
    </w:p>
    <w:p w14:paraId="698E6D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80C3B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28636D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'TC1',ticklen= 5,zeroline= False),</w:t>
      </w:r>
    </w:p>
    <w:p w14:paraId="096BC9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'TC2',ticklen= 5,zeroline= False)</w:t>
      </w:r>
    </w:p>
    <w:p w14:paraId="0722AC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584499F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3628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7A77F8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45D113" w14:textId="525B7D22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21F5DC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7015F8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5F76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EEEAE5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35A287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cluster0["TC1_3d"],</w:t>
      </w:r>
    </w:p>
    <w:p w14:paraId="372618A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cluster0["TC2_3d"],</w:t>
      </w:r>
    </w:p>
    <w:p w14:paraId="4B8CDC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cluster0["TC3_3d"],</w:t>
      </w:r>
    </w:p>
    <w:p w14:paraId="7603EED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0FEDEB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name = "Cluster 0",</w:t>
      </w:r>
    </w:p>
    <w:p w14:paraId="3561CF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045EF6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A220E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9B7A5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42B233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497271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cluster1["TC1_3d"],</w:t>
      </w:r>
    </w:p>
    <w:p w14:paraId="4675BA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cluster1["TC2_3d"],</w:t>
      </w:r>
    </w:p>
    <w:p w14:paraId="2D8106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cluster1["TC3_3d"],</w:t>
      </w:r>
    </w:p>
    <w:p w14:paraId="49E77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F1CAA3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19B9E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0CAAF8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61C63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1C69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F18C1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43C157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cluster2["TC1_3d"],</w:t>
      </w:r>
    </w:p>
    <w:p w14:paraId="6B3384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cluster2["TC2_3d"],</w:t>
      </w:r>
    </w:p>
    <w:p w14:paraId="3260936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cluster2["TC3_3d"],</w:t>
      </w:r>
    </w:p>
    <w:p w14:paraId="3E03668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38124E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C71A6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1F04F55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C45EF7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016E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4BEC46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6154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title = "Visualizing Clusters in Three Dimensions Using T-SNE (perplexity=" + str(perplexity) + ")"</w:t>
      </w:r>
    </w:p>
    <w:p w14:paraId="2AF304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80EA11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74471D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'TC1',ticklen= 5,zeroline= False),</w:t>
      </w:r>
    </w:p>
    <w:p w14:paraId="675182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'TC2',ticklen= 5,zeroline= False)</w:t>
      </w:r>
    </w:p>
    <w:p w14:paraId="3D0FD7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23CE3E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4855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0404449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DC6CCD" w14:textId="32C77CA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1C49734B" w14:textId="48D8CA6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D8C5AD" w14:textId="781CC9C8" w:rsidR="0037008D" w:rsidRPr="003F66F1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Інші документи та ноутбуки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перелічені в </w:t>
      </w:r>
      <w:proofErr w:type="spellStart"/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Посилання: </w:t>
      </w:r>
      <w:hyperlink r:id="rId76" w:history="1">
        <w:r w:rsidR="003F66F1" w:rsidRPr="00FA7CC4">
          <w:rPr>
            <w:rStyle w:val="aa"/>
            <w:rFonts w:ascii="Times New Roman" w:hAnsi="Times New Roman" w:cs="Times New Roman"/>
            <w:sz w:val="28"/>
            <w:szCs w:val="28"/>
            <w:lang w:eastAsia="ru-RU"/>
          </w:rPr>
          <w:t>https://github.com/vladislavister2/Clustering_AD_CourseWork</w:t>
        </w:r>
      </w:hyperlink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sectPr w:rsidR="0037008D" w:rsidRPr="003F66F1">
      <w:footerReference w:type="default" r:id="rId77"/>
      <w:pgSz w:w="12240" w:h="15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B79F5" w14:textId="77777777" w:rsidR="00C471CE" w:rsidRDefault="00C471CE">
      <w:pPr>
        <w:spacing w:line="240" w:lineRule="auto"/>
      </w:pPr>
      <w:r>
        <w:separator/>
      </w:r>
    </w:p>
    <w:p w14:paraId="7602634C" w14:textId="77777777" w:rsidR="00C471CE" w:rsidRDefault="00C471CE"/>
  </w:endnote>
  <w:endnote w:type="continuationSeparator" w:id="0">
    <w:p w14:paraId="59FB6BF2" w14:textId="77777777" w:rsidR="00C471CE" w:rsidRDefault="00C471CE">
      <w:pPr>
        <w:spacing w:line="240" w:lineRule="auto"/>
      </w:pPr>
      <w:r>
        <w:continuationSeparator/>
      </w:r>
    </w:p>
    <w:p w14:paraId="1D690B37" w14:textId="77777777" w:rsidR="00C471CE" w:rsidRDefault="00C471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EE9DD" w14:textId="77777777" w:rsidR="0015696D" w:rsidRDefault="0015696D" w:rsidP="001E5C39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1000" w14:textId="49D222FD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16B31">
      <w:rPr>
        <w:noProof/>
        <w:color w:val="000000"/>
      </w:rPr>
      <w:t>6</w:t>
    </w:r>
    <w:r>
      <w:rPr>
        <w:color w:val="000000"/>
      </w:rPr>
      <w:fldChar w:fldCharType="end"/>
    </w:r>
  </w:p>
  <w:p w14:paraId="3C00C4F7" w14:textId="77777777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rPr>
        <w:color w:val="000000"/>
      </w:rPr>
    </w:pPr>
    <w:r>
      <w:rPr>
        <w:color w:val="000000"/>
      </w:rPr>
      <w:t>‘</w:t>
    </w:r>
  </w:p>
  <w:p w14:paraId="3028E52E" w14:textId="77777777" w:rsidR="00815556" w:rsidRDefault="00815556"/>
  <w:p w14:paraId="2B8DBD1F" w14:textId="77777777" w:rsidR="00B915DC" w:rsidRDefault="00B915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0680" w14:textId="77777777" w:rsidR="00C471CE" w:rsidRDefault="00C471CE">
      <w:pPr>
        <w:spacing w:line="240" w:lineRule="auto"/>
      </w:pPr>
      <w:r>
        <w:separator/>
      </w:r>
    </w:p>
    <w:p w14:paraId="3E483C55" w14:textId="77777777" w:rsidR="00C471CE" w:rsidRDefault="00C471CE"/>
  </w:footnote>
  <w:footnote w:type="continuationSeparator" w:id="0">
    <w:p w14:paraId="408F8970" w14:textId="77777777" w:rsidR="00C471CE" w:rsidRDefault="00C471CE">
      <w:pPr>
        <w:spacing w:line="240" w:lineRule="auto"/>
      </w:pPr>
      <w:r>
        <w:continuationSeparator/>
      </w:r>
    </w:p>
    <w:p w14:paraId="5D985398" w14:textId="77777777" w:rsidR="00C471CE" w:rsidRDefault="00C471C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609"/>
    <w:multiLevelType w:val="hybridMultilevel"/>
    <w:tmpl w:val="4D52A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C6AF8"/>
    <w:multiLevelType w:val="hybridMultilevel"/>
    <w:tmpl w:val="793669AC"/>
    <w:lvl w:ilvl="0" w:tplc="D00E348E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263A"/>
    <w:multiLevelType w:val="multilevel"/>
    <w:tmpl w:val="8D08FAE6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352831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F12D6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5550"/>
    <w:multiLevelType w:val="hybridMultilevel"/>
    <w:tmpl w:val="5B6CA162"/>
    <w:lvl w:ilvl="0" w:tplc="CEC27C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E637A"/>
    <w:multiLevelType w:val="multilevel"/>
    <w:tmpl w:val="1FBAA876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27105459"/>
    <w:multiLevelType w:val="multilevel"/>
    <w:tmpl w:val="D52696F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pStyle w:val="8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17B69A8"/>
    <w:multiLevelType w:val="multilevel"/>
    <w:tmpl w:val="3E384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45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9" w15:restartNumberingAfterBreak="0">
    <w:nsid w:val="5FE807AB"/>
    <w:multiLevelType w:val="multilevel"/>
    <w:tmpl w:val="A1DC0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EE1494"/>
    <w:multiLevelType w:val="hybridMultilevel"/>
    <w:tmpl w:val="A6D84E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63E8"/>
    <w:multiLevelType w:val="multilevel"/>
    <w:tmpl w:val="09B4BE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1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1"/>
  </w:num>
  <w:num w:numId="11">
    <w:abstractNumId w:val="10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ладислав">
    <w15:presenceInfo w15:providerId="None" w15:userId="Владисла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976"/>
    <w:rsid w:val="00002AD5"/>
    <w:rsid w:val="0002645B"/>
    <w:rsid w:val="00043010"/>
    <w:rsid w:val="00056072"/>
    <w:rsid w:val="000767BD"/>
    <w:rsid w:val="000C5718"/>
    <w:rsid w:val="000D11E2"/>
    <w:rsid w:val="000E69B1"/>
    <w:rsid w:val="000F5B9C"/>
    <w:rsid w:val="000F77D2"/>
    <w:rsid w:val="00112016"/>
    <w:rsid w:val="001158B3"/>
    <w:rsid w:val="001209BA"/>
    <w:rsid w:val="001212B3"/>
    <w:rsid w:val="001272C1"/>
    <w:rsid w:val="0015696D"/>
    <w:rsid w:val="00160B86"/>
    <w:rsid w:val="00182C11"/>
    <w:rsid w:val="00191C64"/>
    <w:rsid w:val="0019433E"/>
    <w:rsid w:val="001A334B"/>
    <w:rsid w:val="001A4C83"/>
    <w:rsid w:val="001B0316"/>
    <w:rsid w:val="001B5314"/>
    <w:rsid w:val="001B5D72"/>
    <w:rsid w:val="001B6D73"/>
    <w:rsid w:val="001B7BEE"/>
    <w:rsid w:val="001B7D67"/>
    <w:rsid w:val="001D426D"/>
    <w:rsid w:val="001D6A19"/>
    <w:rsid w:val="001E79C0"/>
    <w:rsid w:val="001F2336"/>
    <w:rsid w:val="00222089"/>
    <w:rsid w:val="00226E6F"/>
    <w:rsid w:val="00244F5A"/>
    <w:rsid w:val="00246F75"/>
    <w:rsid w:val="0025621E"/>
    <w:rsid w:val="00267258"/>
    <w:rsid w:val="0027576E"/>
    <w:rsid w:val="0029646C"/>
    <w:rsid w:val="002A78AE"/>
    <w:rsid w:val="002C2E8F"/>
    <w:rsid w:val="002C3FEB"/>
    <w:rsid w:val="002E6E6F"/>
    <w:rsid w:val="002F0F08"/>
    <w:rsid w:val="002F1986"/>
    <w:rsid w:val="002F521F"/>
    <w:rsid w:val="00304717"/>
    <w:rsid w:val="003070E2"/>
    <w:rsid w:val="003232F1"/>
    <w:rsid w:val="00335DD7"/>
    <w:rsid w:val="0037008D"/>
    <w:rsid w:val="00397C8D"/>
    <w:rsid w:val="003A062C"/>
    <w:rsid w:val="003A44DB"/>
    <w:rsid w:val="003A5CF5"/>
    <w:rsid w:val="003A7C73"/>
    <w:rsid w:val="003B0862"/>
    <w:rsid w:val="003B3964"/>
    <w:rsid w:val="003D27F3"/>
    <w:rsid w:val="003D5719"/>
    <w:rsid w:val="003D63B2"/>
    <w:rsid w:val="003E0F71"/>
    <w:rsid w:val="003E6179"/>
    <w:rsid w:val="003F66F1"/>
    <w:rsid w:val="0040464E"/>
    <w:rsid w:val="004112CA"/>
    <w:rsid w:val="004141DB"/>
    <w:rsid w:val="004265A1"/>
    <w:rsid w:val="00427237"/>
    <w:rsid w:val="00461286"/>
    <w:rsid w:val="00461FD8"/>
    <w:rsid w:val="004A0CC3"/>
    <w:rsid w:val="004A5770"/>
    <w:rsid w:val="004A6010"/>
    <w:rsid w:val="004B08C5"/>
    <w:rsid w:val="004D1303"/>
    <w:rsid w:val="004D14A1"/>
    <w:rsid w:val="004D54A5"/>
    <w:rsid w:val="004F41DB"/>
    <w:rsid w:val="00511295"/>
    <w:rsid w:val="00524BDC"/>
    <w:rsid w:val="00527E16"/>
    <w:rsid w:val="00532BB0"/>
    <w:rsid w:val="00535BEF"/>
    <w:rsid w:val="00547EED"/>
    <w:rsid w:val="0055752B"/>
    <w:rsid w:val="00587D08"/>
    <w:rsid w:val="00590044"/>
    <w:rsid w:val="005C4F42"/>
    <w:rsid w:val="005E3C5B"/>
    <w:rsid w:val="005E68A7"/>
    <w:rsid w:val="005F46FF"/>
    <w:rsid w:val="00606991"/>
    <w:rsid w:val="00607B4A"/>
    <w:rsid w:val="00612908"/>
    <w:rsid w:val="00616B31"/>
    <w:rsid w:val="006524B2"/>
    <w:rsid w:val="00683846"/>
    <w:rsid w:val="006A48A9"/>
    <w:rsid w:val="006A66DE"/>
    <w:rsid w:val="006F139A"/>
    <w:rsid w:val="006F2FF3"/>
    <w:rsid w:val="00704C83"/>
    <w:rsid w:val="00707EED"/>
    <w:rsid w:val="00710C6F"/>
    <w:rsid w:val="00714360"/>
    <w:rsid w:val="00744291"/>
    <w:rsid w:val="007670AF"/>
    <w:rsid w:val="00770F75"/>
    <w:rsid w:val="00777F15"/>
    <w:rsid w:val="00785A23"/>
    <w:rsid w:val="00794180"/>
    <w:rsid w:val="007A0E9E"/>
    <w:rsid w:val="007B4CFB"/>
    <w:rsid w:val="007C4216"/>
    <w:rsid w:val="008036CA"/>
    <w:rsid w:val="00815556"/>
    <w:rsid w:val="008231D3"/>
    <w:rsid w:val="00831CA3"/>
    <w:rsid w:val="00837976"/>
    <w:rsid w:val="0084069B"/>
    <w:rsid w:val="00840953"/>
    <w:rsid w:val="008434CD"/>
    <w:rsid w:val="00847D73"/>
    <w:rsid w:val="0086211A"/>
    <w:rsid w:val="00862F9F"/>
    <w:rsid w:val="00881FCD"/>
    <w:rsid w:val="00885120"/>
    <w:rsid w:val="008926FC"/>
    <w:rsid w:val="00893CB4"/>
    <w:rsid w:val="008977FC"/>
    <w:rsid w:val="008D6716"/>
    <w:rsid w:val="008E3D37"/>
    <w:rsid w:val="008E5FC1"/>
    <w:rsid w:val="008E7768"/>
    <w:rsid w:val="008F7969"/>
    <w:rsid w:val="0090603A"/>
    <w:rsid w:val="009060AE"/>
    <w:rsid w:val="0091528D"/>
    <w:rsid w:val="00926EBF"/>
    <w:rsid w:val="00933EF6"/>
    <w:rsid w:val="009517F2"/>
    <w:rsid w:val="00962633"/>
    <w:rsid w:val="00966ED8"/>
    <w:rsid w:val="00967CDF"/>
    <w:rsid w:val="009B3003"/>
    <w:rsid w:val="009C6909"/>
    <w:rsid w:val="009E7D41"/>
    <w:rsid w:val="009F210C"/>
    <w:rsid w:val="009F5FFC"/>
    <w:rsid w:val="009F60BE"/>
    <w:rsid w:val="009F7E8C"/>
    <w:rsid w:val="00A0201D"/>
    <w:rsid w:val="00A03822"/>
    <w:rsid w:val="00A149C0"/>
    <w:rsid w:val="00A20C82"/>
    <w:rsid w:val="00A224CA"/>
    <w:rsid w:val="00A272F8"/>
    <w:rsid w:val="00A3223F"/>
    <w:rsid w:val="00A373CC"/>
    <w:rsid w:val="00A37E76"/>
    <w:rsid w:val="00A53657"/>
    <w:rsid w:val="00A564CE"/>
    <w:rsid w:val="00A62D6B"/>
    <w:rsid w:val="00A77E53"/>
    <w:rsid w:val="00A82117"/>
    <w:rsid w:val="00A854BB"/>
    <w:rsid w:val="00A908B9"/>
    <w:rsid w:val="00A9260C"/>
    <w:rsid w:val="00A967E9"/>
    <w:rsid w:val="00AA0630"/>
    <w:rsid w:val="00AA1097"/>
    <w:rsid w:val="00AB46DF"/>
    <w:rsid w:val="00AD4FCD"/>
    <w:rsid w:val="00AD6773"/>
    <w:rsid w:val="00AF1614"/>
    <w:rsid w:val="00AF4F32"/>
    <w:rsid w:val="00B06F8D"/>
    <w:rsid w:val="00B346B1"/>
    <w:rsid w:val="00B379D8"/>
    <w:rsid w:val="00B44834"/>
    <w:rsid w:val="00B50B3D"/>
    <w:rsid w:val="00B50CD2"/>
    <w:rsid w:val="00B55581"/>
    <w:rsid w:val="00B61786"/>
    <w:rsid w:val="00B676AE"/>
    <w:rsid w:val="00B71162"/>
    <w:rsid w:val="00B80556"/>
    <w:rsid w:val="00B81DD0"/>
    <w:rsid w:val="00B87CC4"/>
    <w:rsid w:val="00B915DC"/>
    <w:rsid w:val="00B93C15"/>
    <w:rsid w:val="00BB3BD8"/>
    <w:rsid w:val="00BC06A5"/>
    <w:rsid w:val="00BC31E5"/>
    <w:rsid w:val="00BC3CCE"/>
    <w:rsid w:val="00BD161D"/>
    <w:rsid w:val="00BD70AF"/>
    <w:rsid w:val="00BE0BCD"/>
    <w:rsid w:val="00BF0699"/>
    <w:rsid w:val="00BF5E38"/>
    <w:rsid w:val="00C136EA"/>
    <w:rsid w:val="00C13F43"/>
    <w:rsid w:val="00C2041E"/>
    <w:rsid w:val="00C33BEC"/>
    <w:rsid w:val="00C46AD7"/>
    <w:rsid w:val="00C471CE"/>
    <w:rsid w:val="00C53BBF"/>
    <w:rsid w:val="00C61DB9"/>
    <w:rsid w:val="00C651D0"/>
    <w:rsid w:val="00C7250A"/>
    <w:rsid w:val="00C80FF4"/>
    <w:rsid w:val="00C825D9"/>
    <w:rsid w:val="00C8445E"/>
    <w:rsid w:val="00C92C67"/>
    <w:rsid w:val="00C9305E"/>
    <w:rsid w:val="00CA43A0"/>
    <w:rsid w:val="00CA632D"/>
    <w:rsid w:val="00CA7554"/>
    <w:rsid w:val="00CD2C66"/>
    <w:rsid w:val="00CE4E1A"/>
    <w:rsid w:val="00CF14F1"/>
    <w:rsid w:val="00D10FFF"/>
    <w:rsid w:val="00D52FAE"/>
    <w:rsid w:val="00D72E90"/>
    <w:rsid w:val="00D73F06"/>
    <w:rsid w:val="00D85E19"/>
    <w:rsid w:val="00D86866"/>
    <w:rsid w:val="00D92591"/>
    <w:rsid w:val="00D965EE"/>
    <w:rsid w:val="00DA674C"/>
    <w:rsid w:val="00DB4B56"/>
    <w:rsid w:val="00DD673B"/>
    <w:rsid w:val="00DD70A5"/>
    <w:rsid w:val="00DE1CBC"/>
    <w:rsid w:val="00DF67B6"/>
    <w:rsid w:val="00E231E1"/>
    <w:rsid w:val="00E3013F"/>
    <w:rsid w:val="00E36403"/>
    <w:rsid w:val="00E42DFA"/>
    <w:rsid w:val="00E51300"/>
    <w:rsid w:val="00E70E9A"/>
    <w:rsid w:val="00E76B44"/>
    <w:rsid w:val="00E82DB8"/>
    <w:rsid w:val="00E905E1"/>
    <w:rsid w:val="00E951D6"/>
    <w:rsid w:val="00EB5E67"/>
    <w:rsid w:val="00EC03E2"/>
    <w:rsid w:val="00EC432D"/>
    <w:rsid w:val="00EE167F"/>
    <w:rsid w:val="00EF7278"/>
    <w:rsid w:val="00F07330"/>
    <w:rsid w:val="00F24955"/>
    <w:rsid w:val="00F25196"/>
    <w:rsid w:val="00F37295"/>
    <w:rsid w:val="00F42522"/>
    <w:rsid w:val="00F51FAB"/>
    <w:rsid w:val="00F70976"/>
    <w:rsid w:val="00F804BD"/>
    <w:rsid w:val="00F817E1"/>
    <w:rsid w:val="00F92665"/>
    <w:rsid w:val="00F95A48"/>
    <w:rsid w:val="00FC009A"/>
    <w:rsid w:val="00FC5963"/>
    <w:rsid w:val="00FD04E9"/>
    <w:rsid w:val="00FD1839"/>
    <w:rsid w:val="00FE2310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320E"/>
  <w15:docId w15:val="{3670BF00-97A2-41ED-9E56-577F2AA1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FF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1"/>
    <w:next w:val="a"/>
    <w:link w:val="70"/>
    <w:uiPriority w:val="9"/>
    <w:unhideWhenUsed/>
    <w:qFormat/>
    <w:rsid w:val="00CA7554"/>
    <w:pPr>
      <w:jc w:val="center"/>
      <w:outlineLvl w:val="6"/>
    </w:pPr>
    <w:rPr>
      <w:rFonts w:ascii="Times New Roman" w:hAnsi="Times New Roman" w:cs="Times New Roman"/>
      <w:sz w:val="32"/>
      <w:szCs w:val="32"/>
    </w:rPr>
  </w:style>
  <w:style w:type="paragraph" w:styleId="8">
    <w:name w:val="heading 8"/>
    <w:basedOn w:val="a0"/>
    <w:next w:val="a"/>
    <w:link w:val="80"/>
    <w:uiPriority w:val="9"/>
    <w:unhideWhenUsed/>
    <w:qFormat/>
    <w:rsid w:val="004D14A1"/>
    <w:pPr>
      <w:numPr>
        <w:ilvl w:val="1"/>
        <w:numId w:val="8"/>
      </w:numPr>
      <w:ind w:left="720"/>
      <w:outlineLvl w:val="7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Normal (Web)"/>
    <w:basedOn w:val="a"/>
    <w:uiPriority w:val="99"/>
    <w:unhideWhenUsed/>
    <w:rsid w:val="00584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1"/>
    <w:rsid w:val="005842F5"/>
  </w:style>
  <w:style w:type="paragraph" w:styleId="a6">
    <w:name w:val="header"/>
    <w:basedOn w:val="a"/>
    <w:link w:val="a7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B17EE"/>
    <w:rPr>
      <w:lang w:val="uk-UA"/>
    </w:rPr>
  </w:style>
  <w:style w:type="paragraph" w:styleId="a8">
    <w:name w:val="footer"/>
    <w:basedOn w:val="a"/>
    <w:link w:val="a9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B17EE"/>
    <w:rPr>
      <w:lang w:val="uk-UA"/>
    </w:rPr>
  </w:style>
  <w:style w:type="paragraph" w:styleId="a0">
    <w:name w:val="List Paragraph"/>
    <w:basedOn w:val="a"/>
    <w:uiPriority w:val="34"/>
    <w:qFormat/>
    <w:rsid w:val="00D05805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AC4147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AC4147"/>
    <w:rPr>
      <w:color w:val="954F72" w:themeColor="followedHyperlink"/>
      <w:u w:val="single"/>
    </w:rPr>
  </w:style>
  <w:style w:type="paragraph" w:styleId="ac">
    <w:name w:val="No Spacing"/>
    <w:uiPriority w:val="1"/>
    <w:qFormat/>
    <w:rsid w:val="00E66C19"/>
    <w:pPr>
      <w:spacing w:line="240" w:lineRule="auto"/>
    </w:pPr>
  </w:style>
  <w:style w:type="table" w:styleId="-46">
    <w:name w:val="Grid Table 4 Accent 6"/>
    <w:basedOn w:val="a2"/>
    <w:uiPriority w:val="49"/>
    <w:rsid w:val="0015160D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CA6B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A6B4E"/>
    <w:rPr>
      <w:rFonts w:ascii="Courier New" w:eastAsia="Times New Roman" w:hAnsi="Courier New" w:cs="Courier New"/>
      <w:sz w:val="20"/>
      <w:szCs w:val="20"/>
    </w:rPr>
  </w:style>
  <w:style w:type="character" w:customStyle="1" w:styleId="reference-accessdate">
    <w:name w:val="reference-accessdate"/>
    <w:basedOn w:val="a1"/>
    <w:rsid w:val="000362B8"/>
  </w:style>
  <w:style w:type="table" w:styleId="-76">
    <w:name w:val="Grid Table 7 Colorful Accent 6"/>
    <w:basedOn w:val="a2"/>
    <w:uiPriority w:val="52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66">
    <w:name w:val="Grid Table 6 Colorful Accent 6"/>
    <w:basedOn w:val="a2"/>
    <w:uiPriority w:val="51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1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7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8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9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a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b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c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d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e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f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character" w:styleId="aff0">
    <w:name w:val="Unresolved Mention"/>
    <w:basedOn w:val="a1"/>
    <w:uiPriority w:val="99"/>
    <w:semiHidden/>
    <w:unhideWhenUsed/>
    <w:rsid w:val="00710C6F"/>
    <w:rPr>
      <w:color w:val="605E5C"/>
      <w:shd w:val="clear" w:color="auto" w:fill="E1DFDD"/>
    </w:rPr>
  </w:style>
  <w:style w:type="character" w:styleId="aff1">
    <w:name w:val="Emphasis"/>
    <w:basedOn w:val="a1"/>
    <w:uiPriority w:val="20"/>
    <w:qFormat/>
    <w:rsid w:val="00397C8D"/>
    <w:rPr>
      <w:i/>
      <w:iCs/>
    </w:rPr>
  </w:style>
  <w:style w:type="table" w:customStyle="1" w:styleId="10">
    <w:name w:val="Сетка таблицы1"/>
    <w:basedOn w:val="a2"/>
    <w:next w:val="aff2"/>
    <w:uiPriority w:val="59"/>
    <w:rsid w:val="0015696D"/>
    <w:pPr>
      <w:spacing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Table Grid"/>
    <w:basedOn w:val="a2"/>
    <w:uiPriority w:val="39"/>
    <w:rsid w:val="001569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CA7554"/>
    <w:rPr>
      <w:rFonts w:ascii="Times New Roman" w:hAnsi="Times New Roman" w:cs="Times New Roman"/>
      <w:b/>
      <w:sz w:val="32"/>
      <w:szCs w:val="32"/>
    </w:rPr>
  </w:style>
  <w:style w:type="character" w:customStyle="1" w:styleId="80">
    <w:name w:val="Заголовок 8 Знак"/>
    <w:basedOn w:val="a1"/>
    <w:link w:val="8"/>
    <w:uiPriority w:val="9"/>
    <w:rsid w:val="004D14A1"/>
    <w:rPr>
      <w:rFonts w:ascii="Times New Roman" w:eastAsia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towardsdatascience.com/the-5-clustering-algorithms-data-scientists-need-to-know-a36d136ef68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.globaltechcouncil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towardsdatascience.com/why-you-are-using-t-sne-wrong-502412aab0c0" TargetMode="External"/><Relationship Id="rId79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habr.com/ru/post/67078/" TargetMode="External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yperlink" Target="https://pythonhosted.org/scikit-fuzzy/auto_examples/plot_cmeans.html" TargetMode="Externa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towardsdatascience.com/fuzzy-c-means-clustering-is-it-better-than-k-means-clustering-448a0aba1ee7" TargetMode="External"/><Relationship Id="rId75" Type="http://schemas.openxmlformats.org/officeDocument/2006/relationships/hyperlink" Target="https://www.kaggle.com/code/minc33/visualizing-high-dimensional-clusters/noteboo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towardsdatascience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www.superdatascience.com/blogs/self-organizing-maps-soms-extra-k-means-clustering-part-3" TargetMode="Externa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github.com/vladislavister2/Clustering_AD_CourseWork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globaltechcouncil.org/clustering/k-means-clustering-vs-hierarchical-clustering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rtnjhJnKddPVGrixFJcKohZMQ==">AMUW2mXxJ8TgkMv23Ubd/xkBO7W+DpIWj3ZyN997JsKaqk+06dGifvJN3mDumHDnqEjj38jMLQnRfVl4wcJofwrE8w8KVJBKJhuKyT6hOMaVsEKkf/Oq2ETloaZp2nsSIrGxhxCFQcRE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A543A2-DFAE-4371-AADA-39952EF0C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2357</TotalTime>
  <Pages>71</Pages>
  <Words>8007</Words>
  <Characters>45641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lavor</dc:creator>
  <cp:lastModifiedBy>Владислав</cp:lastModifiedBy>
  <cp:revision>67</cp:revision>
  <dcterms:created xsi:type="dcterms:W3CDTF">2021-12-26T11:58:00Z</dcterms:created>
  <dcterms:modified xsi:type="dcterms:W3CDTF">2022-06-14T06:01:00Z</dcterms:modified>
</cp:coreProperties>
</file>