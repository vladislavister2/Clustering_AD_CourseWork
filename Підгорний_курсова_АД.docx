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984A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5407162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2EE932F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14:paraId="4354863E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16"/>
        </w:rPr>
      </w:pPr>
    </w:p>
    <w:p w14:paraId="1CAEDCEE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36"/>
        </w:rPr>
      </w:pPr>
      <w:r w:rsidRPr="0015696D">
        <w:rPr>
          <w:rFonts w:ascii="Times New Roman" w:hAnsi="Times New Roman" w:cs="Times New Roman"/>
          <w:b/>
          <w:bCs/>
          <w:sz w:val="36"/>
        </w:rPr>
        <w:t>КУРСОВА РОБОТА</w:t>
      </w:r>
    </w:p>
    <w:p w14:paraId="7B5E5938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u w:val="single"/>
        </w:rPr>
      </w:pPr>
      <w:r w:rsidRPr="0015696D">
        <w:rPr>
          <w:rFonts w:ascii="Times New Roman" w:hAnsi="Times New Roman" w:cs="Times New Roman"/>
          <w:sz w:val="28"/>
          <w:u w:val="single"/>
        </w:rPr>
        <w:t>з дисципліни «Аналіз даних в інформаційних системах»</w:t>
      </w:r>
    </w:p>
    <w:p w14:paraId="099F2C29" w14:textId="47A2E172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на тему: «</w:t>
      </w:r>
      <w:r>
        <w:rPr>
          <w:rFonts w:ascii="Times New Roman" w:hAnsi="Times New Roman" w:cs="Times New Roman"/>
          <w:sz w:val="28"/>
        </w:rPr>
        <w:t>Кластеризація в машинному навчанні</w:t>
      </w:r>
      <w:r w:rsidRPr="0015696D">
        <w:rPr>
          <w:rFonts w:ascii="Times New Roman" w:hAnsi="Times New Roman" w:cs="Times New Roman"/>
          <w:sz w:val="28"/>
        </w:rPr>
        <w:t>»</w:t>
      </w:r>
    </w:p>
    <w:p w14:paraId="3A6DD678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</w:p>
    <w:p w14:paraId="22C98E91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296F0367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22E25F23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61687796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7FC0A655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1CB9F9DA" w14:textId="68773FBD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Студента  2  курсу групи</w:t>
      </w:r>
      <w:r>
        <w:rPr>
          <w:rFonts w:ascii="Times New Roman" w:hAnsi="Times New Roman" w:cs="Times New Roman"/>
          <w:sz w:val="28"/>
        </w:rPr>
        <w:t xml:space="preserve"> ІТ-02</w:t>
      </w:r>
    </w:p>
    <w:p w14:paraId="25B2D41F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 xml:space="preserve">Спеціальності: 121 </w:t>
      </w:r>
    </w:p>
    <w:p w14:paraId="58807E61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«Інженерія програмного забезпечення»</w:t>
      </w:r>
    </w:p>
    <w:p w14:paraId="547D3644" w14:textId="6520C5E2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Підгорного Владислава</w:t>
      </w:r>
    </w:p>
    <w:p w14:paraId="62979F2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16"/>
        </w:rPr>
        <w:t xml:space="preserve"> </w:t>
      </w:r>
    </w:p>
    <w:p w14:paraId="6DC25E55" w14:textId="77777777" w:rsidR="0015696D" w:rsidRPr="0015696D" w:rsidRDefault="0015696D" w:rsidP="0015696D">
      <w:pPr>
        <w:ind w:firstLine="4253"/>
        <w:rPr>
          <w:rFonts w:ascii="Times New Roman" w:hAnsi="Times New Roman" w:cs="Times New Roman"/>
          <w:sz w:val="16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«ПРИЙНЯВ» з оцінкою</w:t>
      </w:r>
    </w:p>
    <w:p w14:paraId="54A9CCA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  <w:lang w:val="ru-RU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___________________________________</w:t>
      </w:r>
    </w:p>
    <w:p w14:paraId="111DF4F9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доц. Ліхоузова Т.А. / доц. Олійник Ю.О.</w:t>
      </w:r>
    </w:p>
    <w:p w14:paraId="454BAC0E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03146663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5696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_____________________________________</w:t>
      </w:r>
    </w:p>
    <w:p w14:paraId="40A89A83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5696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Підпис                    Дата</w:t>
      </w:r>
    </w:p>
    <w:p w14:paraId="1F3C766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 xml:space="preserve"> </w:t>
      </w:r>
    </w:p>
    <w:p w14:paraId="6D97EE1D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7896C96A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4BB9E384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  <w:sectPr w:rsidR="0015696D" w:rsidRPr="0015696D" w:rsidSect="00EF3AB9">
          <w:footerReference w:type="default" r:id="rId9"/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 w:rsidRPr="0015696D">
        <w:rPr>
          <w:rFonts w:ascii="Times New Roman" w:hAnsi="Times New Roman" w:cs="Times New Roman"/>
          <w:sz w:val="28"/>
          <w:szCs w:val="28"/>
        </w:rPr>
        <w:t>Київ - 2022 рік</w:t>
      </w:r>
    </w:p>
    <w:p w14:paraId="355A0A1B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lastRenderedPageBreak/>
        <w:t>Національний технічний університет України “КПІ ім. Ігоря Сікорського”</w:t>
      </w:r>
    </w:p>
    <w:p w14:paraId="5A428EC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696D">
        <w:rPr>
          <w:rFonts w:ascii="Times New Roman" w:hAnsi="Times New Roman" w:cs="Times New Roman"/>
          <w:sz w:val="24"/>
          <w:szCs w:val="24"/>
        </w:rPr>
        <w:t>Кафедра інформатики та програмної інженерії</w:t>
      </w:r>
    </w:p>
    <w:p w14:paraId="466BD0B1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5696D">
        <w:rPr>
          <w:rFonts w:ascii="Times New Roman" w:hAnsi="Times New Roman" w:cs="Times New Roman"/>
          <w:sz w:val="24"/>
          <w:szCs w:val="24"/>
        </w:rPr>
        <w:t xml:space="preserve">Дисципліна 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Аналіз даних в інформаційно-управляючих системах </w:t>
      </w:r>
    </w:p>
    <w:p w14:paraId="3131E7D3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96D">
        <w:rPr>
          <w:rFonts w:ascii="Times New Roman" w:hAnsi="Times New Roman" w:cs="Times New Roman"/>
          <w:sz w:val="24"/>
          <w:szCs w:val="24"/>
        </w:rPr>
        <w:t>Спеціальність 121 "Інженерія програмного забезпечення"</w:t>
      </w:r>
    </w:p>
    <w:p w14:paraId="6297551A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A8C346" w14:textId="165B9DBC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5696D">
        <w:rPr>
          <w:rFonts w:ascii="Times New Roman" w:hAnsi="Times New Roman" w:cs="Times New Roman"/>
          <w:sz w:val="24"/>
          <w:szCs w:val="24"/>
        </w:rPr>
        <w:t xml:space="preserve">Курс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2        </w:t>
      </w:r>
      <w:r w:rsidRPr="0015696D">
        <w:rPr>
          <w:rFonts w:ascii="Times New Roman" w:hAnsi="Times New Roman" w:cs="Times New Roman"/>
          <w:sz w:val="24"/>
          <w:szCs w:val="24"/>
        </w:rPr>
        <w:t xml:space="preserve">Група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        І</w:t>
      </w:r>
      <w:r>
        <w:rPr>
          <w:rFonts w:ascii="Times New Roman" w:hAnsi="Times New Roman" w:cs="Times New Roman"/>
          <w:sz w:val="24"/>
          <w:szCs w:val="24"/>
          <w:u w:val="single"/>
        </w:rPr>
        <w:t>Т-02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         </w:t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  <w:t xml:space="preserve">Семестр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4</w:t>
      </w:r>
    </w:p>
    <w:p w14:paraId="7F5845CB" w14:textId="77777777" w:rsidR="0015696D" w:rsidRPr="0015696D" w:rsidRDefault="0015696D" w:rsidP="0015696D">
      <w:pPr>
        <w:rPr>
          <w:rFonts w:ascii="Times New Roman" w:hAnsi="Times New Roman" w:cs="Times New Roman"/>
          <w:u w:val="single"/>
        </w:rPr>
      </w:pPr>
    </w:p>
    <w:p w14:paraId="787A7620" w14:textId="77777777" w:rsidR="0015696D" w:rsidRPr="0015696D" w:rsidRDefault="0015696D" w:rsidP="0015696D">
      <w:pPr>
        <w:ind w:hanging="142"/>
        <w:jc w:val="center"/>
        <w:rPr>
          <w:rFonts w:ascii="Times New Roman" w:hAnsi="Times New Roman" w:cs="Times New Roman"/>
          <w:b/>
          <w:sz w:val="28"/>
        </w:rPr>
      </w:pPr>
      <w:r w:rsidRPr="0015696D">
        <w:rPr>
          <w:rFonts w:ascii="Times New Roman" w:hAnsi="Times New Roman" w:cs="Times New Roman"/>
          <w:b/>
          <w:sz w:val="28"/>
        </w:rPr>
        <w:t>ЗАВДАННЯ</w:t>
      </w:r>
    </w:p>
    <w:p w14:paraId="0D12B3B9" w14:textId="77777777" w:rsidR="0015696D" w:rsidRPr="0015696D" w:rsidRDefault="0015696D" w:rsidP="0015696D">
      <w:pPr>
        <w:ind w:hanging="142"/>
        <w:jc w:val="center"/>
        <w:rPr>
          <w:rFonts w:ascii="Times New Roman" w:hAnsi="Times New Roman" w:cs="Times New Roman"/>
          <w:b/>
          <w:sz w:val="28"/>
        </w:rPr>
      </w:pPr>
      <w:r w:rsidRPr="0015696D">
        <w:rPr>
          <w:rFonts w:ascii="Times New Roman" w:hAnsi="Times New Roman" w:cs="Times New Roman"/>
          <w:b/>
          <w:sz w:val="28"/>
        </w:rPr>
        <w:t>на курсову роботу студента</w:t>
      </w:r>
    </w:p>
    <w:tbl>
      <w:tblPr>
        <w:tblStyle w:val="10"/>
        <w:tblW w:w="9739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9"/>
      </w:tblGrid>
      <w:tr w:rsidR="0015696D" w:rsidRPr="0015696D" w14:paraId="165AE1C5" w14:textId="77777777" w:rsidTr="0053172F">
        <w:trPr>
          <w:trHeight w:val="636"/>
        </w:trPr>
        <w:tc>
          <w:tcPr>
            <w:tcW w:w="9739" w:type="dxa"/>
          </w:tcPr>
          <w:p w14:paraId="21856AB2" w14:textId="53BFCACC" w:rsidR="0015696D" w:rsidRPr="0015696D" w:rsidRDefault="0015696D" w:rsidP="0015696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>Підгорного Владислава</w:t>
            </w:r>
          </w:p>
        </w:tc>
      </w:tr>
    </w:tbl>
    <w:p w14:paraId="3793F166" w14:textId="77777777" w:rsidR="0015696D" w:rsidRPr="0015696D" w:rsidRDefault="0015696D" w:rsidP="0015696D">
      <w:pPr>
        <w:rPr>
          <w:rFonts w:ascii="Times New Roman" w:hAnsi="Times New Roman" w:cs="Times New Roman"/>
        </w:rPr>
      </w:pPr>
    </w:p>
    <w:tbl>
      <w:tblPr>
        <w:tblStyle w:val="10"/>
        <w:tblW w:w="9757" w:type="dxa"/>
        <w:tblLook w:val="04A0" w:firstRow="1" w:lastRow="0" w:firstColumn="1" w:lastColumn="0" w:noHBand="0" w:noVBand="1"/>
      </w:tblPr>
      <w:tblGrid>
        <w:gridCol w:w="1790"/>
        <w:gridCol w:w="7967"/>
      </w:tblGrid>
      <w:tr w:rsidR="0015696D" w:rsidRPr="0015696D" w14:paraId="06DF353F" w14:textId="77777777" w:rsidTr="0053172F">
        <w:trPr>
          <w:trHeight w:val="383"/>
        </w:trPr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</w:tcPr>
          <w:p w14:paraId="41A09DB0" w14:textId="77777777" w:rsidR="0015696D" w:rsidRPr="00D85E19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1.Тема роботи</w:t>
            </w:r>
          </w:p>
        </w:tc>
        <w:tc>
          <w:tcPr>
            <w:tcW w:w="7967" w:type="dxa"/>
            <w:tcBorders>
              <w:top w:val="nil"/>
              <w:left w:val="nil"/>
              <w:right w:val="nil"/>
            </w:tcBorders>
          </w:tcPr>
          <w:p w14:paraId="49CE354A" w14:textId="5D6CC25C" w:rsidR="0015696D" w:rsidRPr="0015696D" w:rsidRDefault="0015696D" w:rsidP="0015696D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Кластеризація в машинному навчанні</w:t>
            </w:r>
          </w:p>
        </w:tc>
      </w:tr>
      <w:tr w:rsidR="0015696D" w:rsidRPr="0015696D" w14:paraId="77BC9CFC" w14:textId="77777777" w:rsidTr="0053172F">
        <w:trPr>
          <w:trHeight w:val="383"/>
        </w:trPr>
        <w:tc>
          <w:tcPr>
            <w:tcW w:w="97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0A71CD" w14:textId="35812B98" w:rsidR="0015696D" w:rsidRPr="0015696D" w:rsidRDefault="0015696D" w:rsidP="0015696D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ru-RU"/>
              </w:rPr>
            </w:pPr>
          </w:p>
        </w:tc>
      </w:tr>
      <w:tr w:rsidR="0015696D" w:rsidRPr="0015696D" w14:paraId="2CB4E027" w14:textId="77777777" w:rsidTr="0053172F">
        <w:trPr>
          <w:trHeight w:val="328"/>
        </w:trPr>
        <w:tc>
          <w:tcPr>
            <w:tcW w:w="9757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19DF75BF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</w:tbl>
    <w:p w14:paraId="320801C0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977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5103"/>
      </w:tblGrid>
      <w:tr w:rsidR="0015696D" w:rsidRPr="0015696D" w14:paraId="425D29A4" w14:textId="77777777" w:rsidTr="0053172F">
        <w:trPr>
          <w:trHeight w:val="276"/>
        </w:trPr>
        <w:tc>
          <w:tcPr>
            <w:tcW w:w="4671" w:type="dxa"/>
            <w:tcBorders>
              <w:top w:val="nil"/>
              <w:bottom w:val="nil"/>
              <w:right w:val="nil"/>
            </w:tcBorders>
          </w:tcPr>
          <w:p w14:paraId="7837E476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2.Строк здачі студентом закінченої роботи</w:t>
            </w:r>
          </w:p>
        </w:tc>
        <w:tc>
          <w:tcPr>
            <w:tcW w:w="5103" w:type="dxa"/>
            <w:tcBorders>
              <w:left w:val="nil"/>
            </w:tcBorders>
          </w:tcPr>
          <w:p w14:paraId="1344682C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19.06.2022</w:t>
            </w:r>
          </w:p>
        </w:tc>
      </w:tr>
    </w:tbl>
    <w:p w14:paraId="0B134143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tbl>
      <w:tblPr>
        <w:tblStyle w:val="10"/>
        <w:tblW w:w="9789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7"/>
        <w:gridCol w:w="6902"/>
      </w:tblGrid>
      <w:tr w:rsidR="0015696D" w:rsidRPr="00D85E19" w14:paraId="24DEB142" w14:textId="77777777" w:rsidTr="0015696D">
        <w:trPr>
          <w:trHeight w:val="292"/>
        </w:trPr>
        <w:tc>
          <w:tcPr>
            <w:tcW w:w="2887" w:type="dxa"/>
            <w:tcBorders>
              <w:bottom w:val="nil"/>
            </w:tcBorders>
          </w:tcPr>
          <w:p w14:paraId="7CBB6228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3. Вхідні дані до роботи</w:t>
            </w:r>
          </w:p>
        </w:tc>
        <w:tc>
          <w:tcPr>
            <w:tcW w:w="6902" w:type="dxa"/>
            <w:tcBorders>
              <w:bottom w:val="single" w:sz="4" w:space="0" w:color="auto"/>
            </w:tcBorders>
          </w:tcPr>
          <w:p w14:paraId="3BB188ED" w14:textId="565F4023" w:rsidR="0015696D" w:rsidRPr="00D85E19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методичні вказівки до курсової робот</w:t>
            </w:r>
            <w:r w:rsidR="00A3223F"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и</w:t>
            </w: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 xml:space="preserve">, обрані дані з сайту </w:t>
            </w:r>
          </w:p>
        </w:tc>
      </w:tr>
      <w:tr w:rsidR="0015696D" w:rsidRPr="0015696D" w14:paraId="3B05FC7D" w14:textId="77777777" w:rsidTr="0053172F">
        <w:trPr>
          <w:trHeight w:val="278"/>
        </w:trPr>
        <w:tc>
          <w:tcPr>
            <w:tcW w:w="9789" w:type="dxa"/>
            <w:gridSpan w:val="2"/>
            <w:tcBorders>
              <w:bottom w:val="single" w:sz="4" w:space="0" w:color="auto"/>
            </w:tcBorders>
          </w:tcPr>
          <w:p w14:paraId="0E42FD8E" w14:textId="6DCBE11B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https://www.kaggle.com/datasets/grosvenpaul/family-income-and-expenditure</w:t>
            </w:r>
          </w:p>
        </w:tc>
      </w:tr>
      <w:tr w:rsidR="0015696D" w:rsidRPr="0015696D" w14:paraId="6C6F45CA" w14:textId="77777777" w:rsidTr="0053172F">
        <w:trPr>
          <w:trHeight w:val="292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B42152" w14:textId="15B2EC73" w:rsidR="0015696D" w:rsidRPr="0015696D" w:rsidRDefault="00C825D9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C825D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https://scikit-learn.org/stable/user_guide.html</w:t>
            </w:r>
          </w:p>
        </w:tc>
      </w:tr>
      <w:tr w:rsidR="0015696D" w:rsidRPr="0015696D" w14:paraId="29BB1200" w14:textId="77777777" w:rsidTr="0053172F">
        <w:trPr>
          <w:trHeight w:val="278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D55218" w14:textId="4118D497" w:rsidR="0015696D" w:rsidRPr="0015696D" w:rsidRDefault="00C825D9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C825D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https://matplotlib.org/stable/users/index</w:t>
            </w:r>
          </w:p>
        </w:tc>
      </w:tr>
      <w:tr w:rsidR="0015696D" w:rsidRPr="0015696D" w14:paraId="2302BA42" w14:textId="77777777" w:rsidTr="0053172F">
        <w:trPr>
          <w:trHeight w:val="278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8AE5515" w14:textId="7242C020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  <w:t xml:space="preserve"> </w:t>
            </w:r>
          </w:p>
        </w:tc>
      </w:tr>
    </w:tbl>
    <w:p w14:paraId="55799688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p w14:paraId="3490CA7B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  <w:r w:rsidRPr="0015696D">
        <w:rPr>
          <w:rFonts w:ascii="Times New Roman" w:hAnsi="Times New Roman" w:cs="Times New Roman"/>
          <w:sz w:val="24"/>
        </w:rPr>
        <w:t>4.Зміст розрахунково-пояснювальної записки (перелік питань, які підлягають розробці)</w:t>
      </w:r>
    </w:p>
    <w:tbl>
      <w:tblPr>
        <w:tblStyle w:val="10"/>
        <w:tblW w:w="979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94"/>
      </w:tblGrid>
      <w:tr w:rsidR="0015696D" w:rsidRPr="0015696D" w14:paraId="787DA530" w14:textId="77777777" w:rsidTr="0053172F">
        <w:trPr>
          <w:trHeight w:val="308"/>
        </w:trPr>
        <w:tc>
          <w:tcPr>
            <w:tcW w:w="9794" w:type="dxa"/>
          </w:tcPr>
          <w:p w14:paraId="31B499D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1.Постановка задачі</w:t>
            </w:r>
          </w:p>
        </w:tc>
      </w:tr>
      <w:tr w:rsidR="0015696D" w:rsidRPr="0015696D" w14:paraId="68E56326" w14:textId="77777777" w:rsidTr="0053172F">
        <w:trPr>
          <w:trHeight w:val="308"/>
        </w:trPr>
        <w:tc>
          <w:tcPr>
            <w:tcW w:w="9794" w:type="dxa"/>
          </w:tcPr>
          <w:p w14:paraId="07372078" w14:textId="4C1989C0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2.</w:t>
            </w:r>
            <w:r w:rsidR="005F46FF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Обгрунтування вибору методів інтелектуального аналізу даними</w:t>
            </w:r>
          </w:p>
        </w:tc>
      </w:tr>
      <w:tr w:rsidR="0015696D" w:rsidRPr="0015696D" w14:paraId="4764C6B4" w14:textId="77777777" w:rsidTr="0053172F">
        <w:trPr>
          <w:trHeight w:val="308"/>
        </w:trPr>
        <w:tc>
          <w:tcPr>
            <w:tcW w:w="9794" w:type="dxa"/>
          </w:tcPr>
          <w:p w14:paraId="4319948D" w14:textId="1EF29040" w:rsidR="0015696D" w:rsidRPr="005F46FF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3.</w:t>
            </w:r>
            <w:r w:rsidR="005F46FF" w:rsidRPr="005F46FF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Застосування та порівняння ефективності методів інтелектуального аналізу даними для поставленого завдання</w:t>
            </w:r>
          </w:p>
        </w:tc>
      </w:tr>
      <w:tr w:rsidR="0015696D" w:rsidRPr="0015696D" w14:paraId="11FB9149" w14:textId="77777777" w:rsidTr="0053172F">
        <w:trPr>
          <w:trHeight w:val="308"/>
        </w:trPr>
        <w:tc>
          <w:tcPr>
            <w:tcW w:w="9794" w:type="dxa"/>
          </w:tcPr>
          <w:p w14:paraId="0027CD4C" w14:textId="5C52A2EA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5F46FF" w:rsidRPr="0015696D" w14:paraId="13FE2B2F" w14:textId="77777777" w:rsidTr="0053172F">
        <w:trPr>
          <w:trHeight w:val="308"/>
        </w:trPr>
        <w:tc>
          <w:tcPr>
            <w:tcW w:w="9794" w:type="dxa"/>
          </w:tcPr>
          <w:p w14:paraId="130077BC" w14:textId="77777777" w:rsidR="005F46FF" w:rsidRPr="0015696D" w:rsidRDefault="005F46FF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</w:tbl>
    <w:p w14:paraId="7B016B98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08998C5" w14:textId="77777777" w:rsidR="0015696D" w:rsidRPr="0015696D" w:rsidRDefault="0015696D" w:rsidP="0015696D">
      <w:pPr>
        <w:spacing w:before="12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>5.Перелік графічного матеріалу ( з точним зазначенням обов’язкових креслень )</w:t>
      </w:r>
    </w:p>
    <w:tbl>
      <w:tblPr>
        <w:tblStyle w:val="10"/>
        <w:tblW w:w="9759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46"/>
        <w:gridCol w:w="7013"/>
      </w:tblGrid>
      <w:tr w:rsidR="0015696D" w:rsidRPr="0015696D" w14:paraId="26B9C911" w14:textId="77777777" w:rsidTr="0053172F">
        <w:trPr>
          <w:trHeight w:val="291"/>
        </w:trPr>
        <w:tc>
          <w:tcPr>
            <w:tcW w:w="9759" w:type="dxa"/>
            <w:gridSpan w:val="2"/>
          </w:tcPr>
          <w:p w14:paraId="39B66E7F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40B42E22" w14:textId="77777777" w:rsidTr="0053172F">
        <w:trPr>
          <w:trHeight w:val="278"/>
        </w:trPr>
        <w:tc>
          <w:tcPr>
            <w:tcW w:w="9759" w:type="dxa"/>
            <w:gridSpan w:val="2"/>
          </w:tcPr>
          <w:p w14:paraId="406368B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41C7BC65" w14:textId="77777777" w:rsidTr="0053172F">
        <w:trPr>
          <w:trHeight w:val="291"/>
        </w:trPr>
        <w:tc>
          <w:tcPr>
            <w:tcW w:w="9759" w:type="dxa"/>
            <w:gridSpan w:val="2"/>
          </w:tcPr>
          <w:p w14:paraId="5B5AB467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7852DD9B" w14:textId="77777777" w:rsidTr="0053172F">
        <w:trPr>
          <w:trHeight w:val="278"/>
        </w:trPr>
        <w:tc>
          <w:tcPr>
            <w:tcW w:w="9759" w:type="dxa"/>
            <w:gridSpan w:val="2"/>
          </w:tcPr>
          <w:p w14:paraId="26933487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51BFD4B1" w14:textId="77777777" w:rsidTr="0053172F">
        <w:trPr>
          <w:trHeight w:val="686"/>
        </w:trPr>
        <w:tc>
          <w:tcPr>
            <w:tcW w:w="2746" w:type="dxa"/>
            <w:tcBorders>
              <w:top w:val="nil"/>
              <w:bottom w:val="nil"/>
              <w:right w:val="nil"/>
            </w:tcBorders>
          </w:tcPr>
          <w:p w14:paraId="1E0C76DA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  <w:p w14:paraId="5F384044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 xml:space="preserve">6.Дата видачі завдання </w:t>
            </w:r>
          </w:p>
        </w:tc>
        <w:tc>
          <w:tcPr>
            <w:tcW w:w="7012" w:type="dxa"/>
            <w:tcBorders>
              <w:left w:val="nil"/>
            </w:tcBorders>
          </w:tcPr>
          <w:p w14:paraId="0C065DF4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  <w:p w14:paraId="6B4F06AC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16.04.2022</w:t>
            </w:r>
          </w:p>
        </w:tc>
      </w:tr>
    </w:tbl>
    <w:p w14:paraId="474F6CD5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  <w:sectPr w:rsidR="0015696D" w:rsidRPr="0015696D" w:rsidSect="00EF3AB9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4D0EFBBF" w14:textId="77777777" w:rsidR="0015696D" w:rsidRPr="0015696D" w:rsidRDefault="0015696D" w:rsidP="0015696D">
      <w:pPr>
        <w:widowControl w:val="0"/>
        <w:shd w:val="clear" w:color="auto" w:fill="FFFFFF"/>
        <w:tabs>
          <w:tab w:val="center" w:pos="4818"/>
          <w:tab w:val="right" w:pos="9637"/>
        </w:tabs>
        <w:autoSpaceDE w:val="0"/>
        <w:autoSpaceDN w:val="0"/>
        <w:adjustRightInd w:val="0"/>
        <w:spacing w:line="410" w:lineRule="exact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lastRenderedPageBreak/>
        <w:tab/>
        <w:t>КАЛЕНДАРНИЙ ПЛАН</w:t>
      </w:r>
      <w:r w:rsidRPr="0015696D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tab/>
      </w:r>
    </w:p>
    <w:p w14:paraId="52DCBC75" w14:textId="77777777" w:rsidR="0015696D" w:rsidRPr="0015696D" w:rsidRDefault="0015696D" w:rsidP="0015696D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998"/>
        <w:gridCol w:w="5656"/>
        <w:gridCol w:w="1849"/>
        <w:gridCol w:w="1124"/>
      </w:tblGrid>
      <w:tr w:rsidR="0015696D" w:rsidRPr="0015696D" w14:paraId="7ABB4554" w14:textId="77777777" w:rsidTr="0053172F">
        <w:trPr>
          <w:trHeight w:val="734"/>
        </w:trPr>
        <w:tc>
          <w:tcPr>
            <w:tcW w:w="378" w:type="pct"/>
          </w:tcPr>
          <w:p w14:paraId="7936A7D2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40D122E4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32346B8E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200F018D" w14:textId="77777777" w:rsidR="0015696D" w:rsidRPr="0015696D" w:rsidRDefault="0015696D" w:rsidP="0015696D">
            <w:pPr>
              <w:ind w:hanging="7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96D" w:rsidRPr="0015696D" w14:paraId="36C14F19" w14:textId="77777777" w:rsidTr="0053172F">
        <w:trPr>
          <w:trHeight w:val="394"/>
        </w:trPr>
        <w:tc>
          <w:tcPr>
            <w:tcW w:w="378" w:type="pct"/>
          </w:tcPr>
          <w:p w14:paraId="7D5F8FD0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561D18C5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354C214C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16.04.2022</w:t>
            </w:r>
          </w:p>
        </w:tc>
        <w:tc>
          <w:tcPr>
            <w:tcW w:w="717" w:type="pct"/>
          </w:tcPr>
          <w:p w14:paraId="44A63162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47C5AC9" w14:textId="77777777" w:rsidTr="0053172F">
        <w:trPr>
          <w:trHeight w:val="499"/>
        </w:trPr>
        <w:tc>
          <w:tcPr>
            <w:tcW w:w="378" w:type="pct"/>
          </w:tcPr>
          <w:p w14:paraId="31044B66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0CCD4F51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 xml:space="preserve">Визначення зовнішніх джерел даних </w:t>
            </w:r>
          </w:p>
        </w:tc>
        <w:tc>
          <w:tcPr>
            <w:tcW w:w="787" w:type="pct"/>
          </w:tcPr>
          <w:p w14:paraId="3B687FF0" w14:textId="1A28BE7D" w:rsidR="0015696D" w:rsidRPr="00D85E19" w:rsidRDefault="004112CA" w:rsidP="004112CA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24.04.2022</w:t>
            </w:r>
          </w:p>
        </w:tc>
        <w:tc>
          <w:tcPr>
            <w:tcW w:w="717" w:type="pct"/>
          </w:tcPr>
          <w:p w14:paraId="3300E5CB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BF9C35D" w14:textId="77777777" w:rsidTr="0053172F">
        <w:trPr>
          <w:trHeight w:val="499"/>
        </w:trPr>
        <w:tc>
          <w:tcPr>
            <w:tcW w:w="378" w:type="pct"/>
          </w:tcPr>
          <w:p w14:paraId="71B3BA24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16F8F137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674A8174" w14:textId="70E17337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28.04.2022</w:t>
            </w:r>
          </w:p>
        </w:tc>
        <w:tc>
          <w:tcPr>
            <w:tcW w:w="717" w:type="pct"/>
          </w:tcPr>
          <w:p w14:paraId="30551B01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020B6CAC" w14:textId="77777777" w:rsidTr="0053172F">
        <w:trPr>
          <w:trHeight w:val="499"/>
        </w:trPr>
        <w:tc>
          <w:tcPr>
            <w:tcW w:w="378" w:type="pct"/>
          </w:tcPr>
          <w:p w14:paraId="47C8A3FF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774845F9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Розробка моделі сховища даних</w:t>
            </w:r>
          </w:p>
        </w:tc>
        <w:tc>
          <w:tcPr>
            <w:tcW w:w="787" w:type="pct"/>
          </w:tcPr>
          <w:p w14:paraId="2AB16795" w14:textId="1AC67100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14:paraId="72DF77FF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5B08FE7C" w14:textId="77777777" w:rsidTr="0053172F">
        <w:trPr>
          <w:trHeight w:val="499"/>
        </w:trPr>
        <w:tc>
          <w:tcPr>
            <w:tcW w:w="378" w:type="pct"/>
          </w:tcPr>
          <w:p w14:paraId="0B54BFDB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4D50DEF8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 xml:space="preserve">Розробка </w:t>
            </w: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 xml:space="preserve">ETL </w:t>
            </w: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процесів</w:t>
            </w:r>
          </w:p>
        </w:tc>
        <w:tc>
          <w:tcPr>
            <w:tcW w:w="787" w:type="pct"/>
          </w:tcPr>
          <w:p w14:paraId="3286B996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58A7074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3CE3754D" w14:textId="77777777" w:rsidTr="0053172F">
        <w:trPr>
          <w:trHeight w:val="499"/>
        </w:trPr>
        <w:tc>
          <w:tcPr>
            <w:tcW w:w="378" w:type="pct"/>
          </w:tcPr>
          <w:p w14:paraId="0317CE11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43490EAF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Обґрунтування  методів інтелектуального аналізу даних</w:t>
            </w:r>
          </w:p>
        </w:tc>
        <w:tc>
          <w:tcPr>
            <w:tcW w:w="787" w:type="pct"/>
          </w:tcPr>
          <w:p w14:paraId="64C5255E" w14:textId="6AD40812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06.05.2022</w:t>
            </w:r>
          </w:p>
        </w:tc>
        <w:tc>
          <w:tcPr>
            <w:tcW w:w="717" w:type="pct"/>
          </w:tcPr>
          <w:p w14:paraId="7A37772A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5346C131" w14:textId="77777777" w:rsidTr="0053172F">
        <w:trPr>
          <w:trHeight w:val="499"/>
        </w:trPr>
        <w:tc>
          <w:tcPr>
            <w:tcW w:w="378" w:type="pct"/>
          </w:tcPr>
          <w:p w14:paraId="7D17EC4D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19D1444E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Застосування та порівняння ефективності методів інтелектуального аналізу даних</w:t>
            </w:r>
          </w:p>
        </w:tc>
        <w:tc>
          <w:tcPr>
            <w:tcW w:w="787" w:type="pct"/>
          </w:tcPr>
          <w:p w14:paraId="0C362168" w14:textId="48D49445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16.05.2022</w:t>
            </w:r>
          </w:p>
        </w:tc>
        <w:tc>
          <w:tcPr>
            <w:tcW w:w="717" w:type="pct"/>
          </w:tcPr>
          <w:p w14:paraId="13AC47AF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B8FC7A0" w14:textId="77777777" w:rsidTr="0053172F">
        <w:trPr>
          <w:trHeight w:val="250"/>
        </w:trPr>
        <w:tc>
          <w:tcPr>
            <w:tcW w:w="378" w:type="pct"/>
          </w:tcPr>
          <w:p w14:paraId="5C6E4C9E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E7E1EBF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176E3498" w14:textId="64D7EE2B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29.05.2022</w:t>
            </w:r>
          </w:p>
        </w:tc>
        <w:tc>
          <w:tcPr>
            <w:tcW w:w="717" w:type="pct"/>
          </w:tcPr>
          <w:p w14:paraId="79E46F53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668989EA" w14:textId="77777777" w:rsidTr="0053172F">
        <w:trPr>
          <w:trHeight w:val="250"/>
        </w:trPr>
        <w:tc>
          <w:tcPr>
            <w:tcW w:w="378" w:type="pct"/>
          </w:tcPr>
          <w:p w14:paraId="65EA245B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6281B217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2499FFF0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2FC5D06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16809D84" w14:textId="77777777" w:rsidTr="0053172F">
        <w:trPr>
          <w:trHeight w:val="383"/>
        </w:trPr>
        <w:tc>
          <w:tcPr>
            <w:tcW w:w="378" w:type="pct"/>
          </w:tcPr>
          <w:p w14:paraId="457CD4F0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6101C97C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1C9B9322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19.06.2022</w:t>
            </w:r>
          </w:p>
        </w:tc>
        <w:tc>
          <w:tcPr>
            <w:tcW w:w="717" w:type="pct"/>
          </w:tcPr>
          <w:p w14:paraId="17684736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</w:tbl>
    <w:p w14:paraId="5F277B96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p w14:paraId="08BD10E6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7"/>
        <w:gridCol w:w="2576"/>
        <w:gridCol w:w="1343"/>
        <w:gridCol w:w="3581"/>
      </w:tblGrid>
      <w:tr w:rsidR="0015696D" w:rsidRPr="0015696D" w14:paraId="4BDDC4C3" w14:textId="77777777" w:rsidTr="0053172F">
        <w:trPr>
          <w:trHeight w:val="371"/>
        </w:trPr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83DEE24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5AE5C9D2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C7C68F6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0BD37FE2" w14:textId="75E1B1E8" w:rsidR="0015696D" w:rsidRPr="003D5719" w:rsidRDefault="004112CA" w:rsidP="0015696D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D57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Підгорний Владислав Володимирович</w:t>
            </w:r>
          </w:p>
        </w:tc>
      </w:tr>
      <w:tr w:rsidR="0015696D" w:rsidRPr="0015696D" w14:paraId="511945D0" w14:textId="77777777" w:rsidTr="0053172F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5D24782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3F0DF176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14F50E4B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1831FF3B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51980C10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2524"/>
        <w:gridCol w:w="1379"/>
        <w:gridCol w:w="3577"/>
      </w:tblGrid>
      <w:tr w:rsidR="0015696D" w:rsidRPr="0015696D" w14:paraId="71840503" w14:textId="77777777" w:rsidTr="0053172F">
        <w:trPr>
          <w:trHeight w:val="460"/>
        </w:trPr>
        <w:tc>
          <w:tcPr>
            <w:tcW w:w="2157" w:type="dxa"/>
            <w:tcBorders>
              <w:top w:val="nil"/>
              <w:bottom w:val="nil"/>
              <w:right w:val="nil"/>
            </w:tcBorders>
          </w:tcPr>
          <w:p w14:paraId="511390F0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Керівник</w:t>
            </w:r>
          </w:p>
        </w:tc>
        <w:tc>
          <w:tcPr>
            <w:tcW w:w="2524" w:type="dxa"/>
            <w:tcBorders>
              <w:left w:val="nil"/>
              <w:right w:val="nil"/>
            </w:tcBorders>
          </w:tcPr>
          <w:p w14:paraId="76AC19D5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367E7A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577" w:type="dxa"/>
            <w:tcBorders>
              <w:left w:val="nil"/>
            </w:tcBorders>
          </w:tcPr>
          <w:p w14:paraId="042DF105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доц. Ліхоузова Т.А</w:t>
            </w:r>
          </w:p>
        </w:tc>
      </w:tr>
      <w:tr w:rsidR="0015696D" w:rsidRPr="0015696D" w14:paraId="657E7FA3" w14:textId="77777777" w:rsidTr="0053172F">
        <w:tc>
          <w:tcPr>
            <w:tcW w:w="2157" w:type="dxa"/>
            <w:tcBorders>
              <w:top w:val="nil"/>
              <w:bottom w:val="nil"/>
              <w:right w:val="nil"/>
            </w:tcBorders>
          </w:tcPr>
          <w:p w14:paraId="70C126C5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3CF935F3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F9771C9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577" w:type="dxa"/>
            <w:tcBorders>
              <w:top w:val="nil"/>
              <w:left w:val="nil"/>
              <w:bottom w:val="nil"/>
            </w:tcBorders>
          </w:tcPr>
          <w:p w14:paraId="2FF502F0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  <w:tr w:rsidR="0015696D" w:rsidRPr="0015696D" w14:paraId="0AA614B6" w14:textId="77777777" w:rsidTr="0053172F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</w:tcPr>
          <w:p w14:paraId="40F370DF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Керівник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3E00FD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3B8CBEB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5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73C054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доц. Олійник Ю.О.</w:t>
            </w:r>
          </w:p>
        </w:tc>
      </w:tr>
      <w:tr w:rsidR="0015696D" w:rsidRPr="0015696D" w14:paraId="622D1CC6" w14:textId="77777777" w:rsidTr="0053172F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</w:tcPr>
          <w:p w14:paraId="20753474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5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6A11AB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F34AA8F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5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FF6D4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77B5B822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</w:p>
    <w:p w14:paraId="1165F940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>"26" червня 20</w:t>
      </w:r>
      <w:r w:rsidRPr="0015696D">
        <w:rPr>
          <w:rFonts w:ascii="Times New Roman" w:eastAsia="Times New Roman" w:hAnsi="Times New Roman" w:cs="Times New Roman"/>
          <w:sz w:val="24"/>
          <w:szCs w:val="20"/>
          <w:lang w:val="ru-RU" w:eastAsia="ru-RU"/>
        </w:rPr>
        <w:t>22</w:t>
      </w: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р.</w:t>
      </w:r>
    </w:p>
    <w:p w14:paraId="1017BA56" w14:textId="77777777" w:rsidR="0015696D" w:rsidRPr="0015696D" w:rsidRDefault="0015696D" w:rsidP="0015696D">
      <w:pPr>
        <w:spacing w:after="200" w:line="276" w:lineRule="auto"/>
        <w:rPr>
          <w:rFonts w:ascii="Times New Roman" w:hAnsi="Times New Roman" w:cs="Times New Roman"/>
          <w:sz w:val="28"/>
        </w:rPr>
        <w:sectPr w:rsidR="0015696D" w:rsidRPr="0015696D" w:rsidSect="00EF3AB9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79541D8D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b/>
          <w:bCs/>
          <w:sz w:val="28"/>
          <w:szCs w:val="28"/>
          <w:lang w:eastAsia="ar-SA"/>
        </w:rPr>
        <w:lastRenderedPageBreak/>
        <w:t>АНОТАЦІЯ</w:t>
      </w:r>
    </w:p>
    <w:p w14:paraId="2AFE9FC9" w14:textId="39F8926B" w:rsidR="0015696D" w:rsidRPr="00847D73" w:rsidRDefault="0015696D" w:rsidP="0015696D">
      <w:pPr>
        <w:rPr>
          <w:rFonts w:ascii="Times New Roman" w:hAnsi="Times New Roman" w:cs="Times New Roman"/>
          <w:sz w:val="28"/>
          <w:szCs w:val="28"/>
          <w:lang w:val="en-US"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Пояснювальна записка до курсової роботи: </w:t>
      </w:r>
      <w:r w:rsidR="00FC009A">
        <w:rPr>
          <w:rFonts w:ascii="Times New Roman" w:hAnsi="Times New Roman" w:cs="Times New Roman"/>
          <w:sz w:val="28"/>
          <w:szCs w:val="28"/>
          <w:lang w:val="en-US" w:eastAsia="ar-SA"/>
        </w:rPr>
        <w:t>72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сторін</w:t>
      </w:r>
      <w:r w:rsidR="00FC009A">
        <w:rPr>
          <w:rFonts w:ascii="Times New Roman" w:hAnsi="Times New Roman" w:cs="Times New Roman"/>
          <w:sz w:val="28"/>
          <w:szCs w:val="28"/>
          <w:lang w:eastAsia="ar-SA"/>
        </w:rPr>
        <w:t>ки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, </w:t>
      </w:r>
      <w:r w:rsidR="001B7BEE">
        <w:rPr>
          <w:rFonts w:ascii="Times New Roman" w:hAnsi="Times New Roman" w:cs="Times New Roman"/>
          <w:sz w:val="28"/>
          <w:szCs w:val="28"/>
          <w:lang w:eastAsia="ar-SA"/>
        </w:rPr>
        <w:t>45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рисун</w:t>
      </w:r>
      <w:r w:rsidR="00FC009A">
        <w:rPr>
          <w:rFonts w:ascii="Times New Roman" w:hAnsi="Times New Roman" w:cs="Times New Roman"/>
          <w:sz w:val="28"/>
          <w:szCs w:val="28"/>
          <w:lang w:eastAsia="ar-SA"/>
        </w:rPr>
        <w:t>ків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,</w:t>
      </w:r>
      <w:r w:rsidR="001B7BEE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885120">
        <w:rPr>
          <w:rFonts w:ascii="Times New Roman" w:hAnsi="Times New Roman" w:cs="Times New Roman"/>
          <w:sz w:val="28"/>
          <w:szCs w:val="28"/>
          <w:lang w:val="en-US" w:eastAsia="ar-SA"/>
        </w:rPr>
        <w:t>10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 посилань.</w:t>
      </w:r>
    </w:p>
    <w:p w14:paraId="0544BBB6" w14:textId="57FC13C8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Об’єкт дослідження: </w:t>
      </w:r>
      <w:r w:rsidR="004112CA">
        <w:rPr>
          <w:rFonts w:ascii="Times New Roman" w:hAnsi="Times New Roman" w:cs="Times New Roman"/>
          <w:sz w:val="28"/>
          <w:szCs w:val="28"/>
          <w:lang w:eastAsia="ar-SA"/>
        </w:rPr>
        <w:t>кластеризація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38E1F8DA" w14:textId="103492E5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Предмет дослідження: </w:t>
      </w:r>
      <w:r w:rsidR="00A77E53">
        <w:rPr>
          <w:rFonts w:ascii="Times New Roman" w:hAnsi="Times New Roman" w:cs="Times New Roman"/>
          <w:sz w:val="28"/>
          <w:szCs w:val="28"/>
          <w:lang w:eastAsia="ar-SA"/>
        </w:rPr>
        <w:t>логічне порівняння алгоритмів кластеризації.</w:t>
      </w:r>
    </w:p>
    <w:p w14:paraId="5014A4D4" w14:textId="23826EA0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Мета роботи: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обро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>бка даних логічного порівняння роботи алгоритмів кластеризації, а також прикладне використання алгоритмів на сховищі даних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4304267E" w14:textId="379879C9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Дана курсова робота включає в себе: 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 xml:space="preserve">аналіз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даних сховища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, опис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використання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програмного забезпечення для інтелектуального аналізу даних, їх графічн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>е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відображення та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логічне порівняння моделей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6AFEC487" w14:textId="29431C2E" w:rsidR="001B5D72" w:rsidRPr="00C825D9" w:rsidRDefault="0015696D" w:rsidP="0015696D">
      <w:pPr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br w:type="page"/>
      </w:r>
    </w:p>
    <w:p w14:paraId="4B81B44A" w14:textId="77777777" w:rsidR="00F70976" w:rsidRPr="00CA7554" w:rsidRDefault="00A03822" w:rsidP="00CA7554">
      <w:pPr>
        <w:pStyle w:val="7"/>
      </w:pPr>
      <w:r w:rsidRPr="00CA7554">
        <w:lastRenderedPageBreak/>
        <w:t>ЗМІСТ</w:t>
      </w:r>
    </w:p>
    <w:p w14:paraId="49EE589E" w14:textId="6405CA93" w:rsidR="00F70976" w:rsidRPr="00335DD7" w:rsidRDefault="00A0382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ЗМІСТ………………………………………………………………………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…2</w:t>
      </w:r>
    </w:p>
    <w:p w14:paraId="57CA8827" w14:textId="00F2D9C9" w:rsidR="00F70976" w:rsidRPr="00335DD7" w:rsidRDefault="00527E1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w:anchor="Вступ" w:history="1">
        <w:r w:rsidR="00A03822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ВСТУП</w:t>
        </w:r>
      </w:hyperlink>
      <w:r w:rsidR="00A0382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...4</w:t>
      </w:r>
    </w:p>
    <w:p w14:paraId="0FD62972" w14:textId="100E6733" w:rsidR="00F70976" w:rsidRDefault="00A0382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hyperlink w:anchor="ПОСТАНОВКА_ЗАДАЧ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ПОСТ</w:t>
        </w:r>
        <w:r w:rsidR="00E905E1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А</w:t>
        </w:r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НОВКА</w:t>
        </w:r>
        <w:r w:rsidR="00335DD7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E905E1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ЗАДАЧІ</w:t>
        </w:r>
      </w:hyperlink>
      <w:r w:rsidR="00E905E1">
        <w:rPr>
          <w:rFonts w:ascii="Times New Roman" w:eastAsia="Times New Roman" w:hAnsi="Times New Roman" w:cs="Times New Roman"/>
          <w:sz w:val="28"/>
          <w:szCs w:val="28"/>
        </w:rPr>
        <w:t>......….....……………</w:t>
      </w:r>
      <w:r w:rsidR="00E42DFA">
        <w:rPr>
          <w:rFonts w:ascii="Times New Roman" w:eastAsia="Times New Roman" w:hAnsi="Times New Roman" w:cs="Times New Roman"/>
          <w:sz w:val="28"/>
          <w:szCs w:val="28"/>
        </w:rPr>
        <w:t>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...5</w:t>
      </w:r>
    </w:p>
    <w:p w14:paraId="1201BF16" w14:textId="0DB0DCD0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1.1. </w:t>
      </w:r>
      <w:hyperlink w:anchor="Огляд_предметної_област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Огляд предметної області</w:t>
        </w:r>
      </w:hyperlink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……………………………………………….5</w:t>
      </w:r>
    </w:p>
    <w:p w14:paraId="3DD89144" w14:textId="15C2B9C7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1.2. </w:t>
      </w:r>
      <w:hyperlink w:anchor="ОГЛЯД_ДОСТУПНИХ_ДЖЕРЕЛ_ДАНИХ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Огляд доступних джерел даних</w:t>
        </w:r>
      </w:hyperlink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………………………………………...6</w:t>
      </w:r>
    </w:p>
    <w:p w14:paraId="12CD6C76" w14:textId="23692535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1.3. </w:t>
      </w:r>
      <w:hyperlink w:anchor="ПОСТАНОВКА_ЗАДАЧ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Постановка задачі</w:t>
        </w:r>
      </w:hyperlink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………………………………………………………..7</w:t>
      </w:r>
    </w:p>
    <w:p w14:paraId="0449A7ED" w14:textId="4AA7263A" w:rsidR="00F70976" w:rsidRDefault="00DB4B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A03822"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0" w:name="_Hlk102847129"/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1D426D">
        <w:rPr>
          <w:rFonts w:ascii="Times New Roman" w:eastAsia="Times New Roman" w:hAnsi="Times New Roman" w:cs="Times New Roman"/>
          <w:sz w:val="28"/>
          <w:szCs w:val="28"/>
        </w:rPr>
        <w:instrText xml:space="preserve"> HYPERLINK  \l "Обгрунтування_Вибору_Методів" </w:instrText>
      </w:r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1B5D72" w:rsidRPr="001D426D">
        <w:rPr>
          <w:rStyle w:val="aa"/>
          <w:rFonts w:ascii="Times New Roman" w:eastAsia="Times New Roman" w:hAnsi="Times New Roman" w:cs="Times New Roman"/>
          <w:sz w:val="28"/>
          <w:szCs w:val="28"/>
        </w:rPr>
        <w:t>ОБҐРУНТУВАННЯ ВИБОРУ МЕТОДІВ ІНТЕЛЕКТУАЛЬНОГО АНАЛІЗУ ДАНИМИ</w:t>
      </w:r>
      <w:bookmarkEnd w:id="0"/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91528D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1B5D7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…………………………………………………………….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.8</w:t>
      </w:r>
    </w:p>
    <w:p w14:paraId="6D15BA08" w14:textId="225A83AB" w:rsidR="00F70976" w:rsidRPr="00335DD7" w:rsidRDefault="00DB4B56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A038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hyperlink w:anchor="Застосування_та_порівняння" w:history="1">
        <w:r w:rsidR="001B7D67" w:rsidRPr="009F210C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ЗАСТОСУВАННЯ ТА ПОРІВНЯННЯ ЕФЕКТИВНОСТІ МЕТОДІВ ІНТЕЛЕКТУАЛЬНОГО АНАЛІЗУ ДАНИМИ ДЛЯ ПОСТАВЛЕНОГО ЗАВДАННЯ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42B0AF93" w14:textId="0B3831BF" w:rsidR="001B7D67" w:rsidRPr="00335DD7" w:rsidRDefault="001B7D67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hyperlink w:anchor="Визначення_Моделей" w:history="1">
        <w:r w:rsidR="00EC432D" w:rsidRPr="001A334B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Визначення моделей та методів, що можуть бути використані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….10</w:t>
      </w:r>
    </w:p>
    <w:p w14:paraId="19FB6718" w14:textId="6217E500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 </w:t>
      </w:r>
      <w:hyperlink w:anchor="Вибір_ознак" w:history="1">
        <w:r w:rsidRPr="001D6A19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Вибір ознак, що будуть використані для аналізу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</w:p>
    <w:p w14:paraId="66940196" w14:textId="3AB023E3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.3 </w:t>
      </w:r>
      <w:hyperlink w:anchor="k_means" w:history="1">
        <w:r w:rsidR="00BE0BCD" w:rsidRPr="00967CDF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K-means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...20</w:t>
      </w:r>
    </w:p>
    <w:p w14:paraId="0FEF4C20" w14:textId="465D4734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.4 </w:t>
      </w:r>
      <w:hyperlink w:anchor="Hierarchical_clustering" w:history="1">
        <w:r w:rsidR="00BE0BCD" w:rsidRPr="00967CDF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Hierarchal clustering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27</w:t>
      </w:r>
    </w:p>
    <w:p w14:paraId="649E565F" w14:textId="77F93E63" w:rsidR="00DA674C" w:rsidRDefault="00DA674C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.5 </w:t>
      </w:r>
      <w:hyperlink w:anchor="Fuzzy_C_means" w:history="1">
        <w:r w:rsidR="00BE0BCD" w:rsidRPr="00A224CA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Fuzzy C-means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5ED60CC2" w14:textId="318CC1E9" w:rsidR="00335DD7" w:rsidRPr="00335DD7" w:rsidRDefault="00DB4B56" w:rsidP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.6 </w:t>
      </w:r>
      <w:hyperlink w:anchor="кластер_з_більш_2" w:history="1">
        <w:r w:rsidR="00335DD7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Кластеризація з більш ніж двома параметрами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…3</w:t>
      </w:r>
      <w:r w:rsidR="00831CA3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E81665B" w14:textId="36042C0E" w:rsidR="00DA674C" w:rsidRPr="00335DD7" w:rsidRDefault="00DA674C" w:rsidP="00461FD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B4B56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Висновки_щодо" w:history="1">
        <w:r w:rsidRPr="00EE167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Висновки щодо якості побудованих моделей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r w:rsidR="00831CA3">
        <w:rPr>
          <w:rFonts w:ascii="Times New Roman" w:eastAsia="Times New Roman" w:hAnsi="Times New Roman" w:cs="Times New Roman"/>
          <w:sz w:val="28"/>
          <w:szCs w:val="28"/>
          <w:lang w:val="ru-RU"/>
        </w:rPr>
        <w:t>45</w:t>
      </w:r>
    </w:p>
    <w:p w14:paraId="59CE56B9" w14:textId="77921FAF" w:rsidR="00F70976" w:rsidRDefault="00527E16">
      <w:pPr>
        <w:rPr>
          <w:rFonts w:ascii="Times New Roman" w:eastAsia="Times New Roman" w:hAnsi="Times New Roman" w:cs="Times New Roman"/>
          <w:sz w:val="28"/>
          <w:szCs w:val="28"/>
        </w:rPr>
      </w:pPr>
      <w:hyperlink w:anchor="висн" w:history="1"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ВИСНОВ</w:t>
        </w:r>
        <w:r w:rsidR="00962633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КИ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..4</w:t>
      </w:r>
      <w:r w:rsidR="00831CA3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5BE1CDE6" w14:textId="74445C16" w:rsidR="00F70976" w:rsidRDefault="00527E16">
      <w:pPr>
        <w:rPr>
          <w:rFonts w:ascii="Times New Roman" w:eastAsia="Times New Roman" w:hAnsi="Times New Roman" w:cs="Times New Roman"/>
          <w:sz w:val="28"/>
          <w:szCs w:val="28"/>
        </w:rPr>
      </w:pPr>
      <w:hyperlink w:anchor="списоквик" w:history="1">
        <w:r w:rsidR="00831CA3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СПИСОК</w:t>
        </w:r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 xml:space="preserve"> ВИКОРИС</w:t>
        </w:r>
        <w:r w:rsidR="00962633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ТАНИХ ДЖЕРЕЛ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….</w:t>
      </w:r>
      <w:r w:rsidR="00831CA3">
        <w:rPr>
          <w:rFonts w:ascii="Times New Roman" w:eastAsia="Times New Roman" w:hAnsi="Times New Roman" w:cs="Times New Roman"/>
          <w:sz w:val="28"/>
          <w:szCs w:val="28"/>
        </w:rPr>
        <w:t>50</w:t>
      </w:r>
    </w:p>
    <w:p w14:paraId="5F468851" w14:textId="00361C89" w:rsidR="00F70976" w:rsidRDefault="00527E16" w:rsidP="0025621E">
      <w:pPr>
        <w:rPr>
          <w:rFonts w:ascii="Times New Roman" w:eastAsia="Times New Roman" w:hAnsi="Times New Roman" w:cs="Times New Roman"/>
          <w:sz w:val="28"/>
          <w:szCs w:val="28"/>
        </w:rPr>
      </w:pPr>
      <w:hyperlink w:anchor="додаток_А" w:history="1"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ДОДАТОК А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31CA3">
        <w:rPr>
          <w:rFonts w:ascii="Times New Roman" w:eastAsia="Times New Roman" w:hAnsi="Times New Roman" w:cs="Times New Roman"/>
          <w:sz w:val="28"/>
          <w:szCs w:val="28"/>
        </w:rPr>
        <w:t>52</w:t>
      </w:r>
    </w:p>
    <w:p w14:paraId="2FE88376" w14:textId="77777777" w:rsidR="00F70976" w:rsidRDefault="00F7097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081F43" w14:textId="77777777" w:rsidR="00F70976" w:rsidRDefault="00F7097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DBE55B7" w14:textId="4AA35ACF" w:rsidR="00E42DFA" w:rsidRDefault="00E42DFA" w:rsidP="00A564CE">
      <w:pPr>
        <w:ind w:firstLine="0"/>
        <w:rPr>
          <w:rFonts w:ascii="Times New Roman" w:eastAsia="Times New Roman" w:hAnsi="Times New Roman" w:cs="Times New Roman"/>
          <w:sz w:val="32"/>
          <w:szCs w:val="32"/>
        </w:rPr>
      </w:pPr>
    </w:p>
    <w:p w14:paraId="76EEF14B" w14:textId="21944905" w:rsidR="009F60BE" w:rsidRDefault="00A03822" w:rsidP="00CA7554">
      <w:pPr>
        <w:pStyle w:val="7"/>
      </w:pPr>
      <w:bookmarkStart w:id="1" w:name="Вступ"/>
      <w:r w:rsidRPr="00F25196">
        <w:lastRenderedPageBreak/>
        <w:t>ВСТУП</w:t>
      </w:r>
    </w:p>
    <w:p w14:paraId="50C2101E" w14:textId="77777777" w:rsidR="001B7BEE" w:rsidRPr="001B7BEE" w:rsidRDefault="001B7BEE" w:rsidP="001B7BEE"/>
    <w:bookmarkEnd w:id="1"/>
    <w:p w14:paraId="161B3300" w14:textId="77777777" w:rsidR="009F60BE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Кластеризація, або кластерний аналіз — це статистична процедура, задача якої полягає в розбитті вибірки об'єктів на підмножини, що не перетинаються і називаються кластерами. </w:t>
      </w:r>
    </w:p>
    <w:p w14:paraId="1C6F81A5" w14:textId="77777777" w:rsidR="009F60BE" w:rsidRDefault="009F60BE" w:rsidP="00F25196">
      <w:pPr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Кожен кластер має складається зі схожих об'єктів, а об'єкти різних кластерів мають істотно відрізнятися один від одного. </w:t>
      </w:r>
    </w:p>
    <w:p w14:paraId="0609C970" w14:textId="743E7DDD" w:rsidR="009F60BE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Задача кластеризації відноситься до статистичної обробки, а також до широкого класу задач навчання без вчителя. Ще її можна описати через задачу класифікації. </w:t>
      </w:r>
    </w:p>
    <w:p w14:paraId="5B4D15C6" w14:textId="77777777" w:rsidR="009F60BE" w:rsidRDefault="009F60BE" w:rsidP="00F25196">
      <w:pPr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Застосування кластеризації можна знайти у великій кількості доменів для неконтрольованого навчання. </w:t>
      </w:r>
    </w:p>
    <w:p w14:paraId="25F77697" w14:textId="137AA746" w:rsidR="001B5D72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>Кластеризація також може бути використана для підвищення точності контрольованого алгоритму машинного навчання. Хоча це легко реалізувати, потрібно подбати про деякі критичні аспекти, як-от обробку викидів у даних та забезпечення того, щоб кожен кластер мав достатню кількість населення. Все це входить до складу сертифікації машинного навчання.</w:t>
      </w:r>
    </w:p>
    <w:p w14:paraId="636FF647" w14:textId="27E8493C" w:rsidR="009F60BE" w:rsidRDefault="009F60BE" w:rsidP="009F60B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7CF8EA" w14:textId="648E9FC3" w:rsidR="00F70976" w:rsidRPr="009F60BE" w:rsidRDefault="001B5D72" w:rsidP="009F60B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18D3B06" w14:textId="3FF13DCB" w:rsidR="00F70976" w:rsidRDefault="00A03822" w:rsidP="00CA7554">
      <w:pPr>
        <w:pStyle w:val="7"/>
        <w:numPr>
          <w:ilvl w:val="0"/>
          <w:numId w:val="8"/>
        </w:numPr>
      </w:pPr>
      <w:r w:rsidRPr="00CA7554">
        <w:lastRenderedPageBreak/>
        <w:t>ПОСТАНОВКА ЗАДАЧІ</w:t>
      </w:r>
    </w:p>
    <w:p w14:paraId="24DC67FE" w14:textId="77777777" w:rsidR="001B7BEE" w:rsidRPr="001B7BEE" w:rsidRDefault="001B7BEE" w:rsidP="001B7BEE"/>
    <w:p w14:paraId="3F8C3A05" w14:textId="019AB4A7" w:rsidR="00AF4F32" w:rsidRPr="00F07330" w:rsidRDefault="00AF4F32" w:rsidP="004D14A1">
      <w:pPr>
        <w:pStyle w:val="8"/>
      </w:pPr>
      <w:bookmarkStart w:id="2" w:name="Огляд_предметної_області"/>
      <w:r w:rsidRPr="00F07330">
        <w:t xml:space="preserve">Огляд предметної області </w:t>
      </w:r>
    </w:p>
    <w:bookmarkEnd w:id="2"/>
    <w:p w14:paraId="0F12D35C" w14:textId="51A48F13" w:rsidR="00F70976" w:rsidRDefault="00A03822" w:rsidP="00AF4F32">
      <w:pPr>
        <w:rPr>
          <w:rFonts w:ascii="Times New Roman" w:eastAsia="Times New Roman" w:hAnsi="Times New Roman" w:cs="Times New Roman"/>
          <w:sz w:val="28"/>
          <w:szCs w:val="28"/>
        </w:rPr>
      </w:pPr>
      <w:r w:rsidRPr="00AF4F32">
        <w:rPr>
          <w:rFonts w:ascii="Times New Roman" w:eastAsia="Times New Roman" w:hAnsi="Times New Roman" w:cs="Times New Roman"/>
          <w:sz w:val="28"/>
          <w:szCs w:val="28"/>
        </w:rPr>
        <w:t xml:space="preserve">Метою роботи є </w:t>
      </w:r>
      <w:r w:rsidR="004D1303" w:rsidRPr="00AF4F32">
        <w:rPr>
          <w:rFonts w:ascii="Times New Roman" w:eastAsia="Times New Roman" w:hAnsi="Times New Roman" w:cs="Times New Roman"/>
          <w:sz w:val="28"/>
          <w:szCs w:val="28"/>
        </w:rPr>
        <w:t>аналіз роботи різних методів кластеризації на прикладі бази даних витрат сімей.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E714D0" w14:textId="77777777" w:rsid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Кластерний аналіз — це завдання поділу даної вибірки об’єктів (ситуацій) на підмножини, які називаються кластерами, таким чином, щоб кожен кластер складався з подібних об’єктів, а об’єкти різних кластерів суттєво відрізнялися. Завдання кластеризації відноситься до статистичної обробки, а також до широкого кола навчальних завдань без вчителя.</w:t>
      </w:r>
    </w:p>
    <w:p w14:paraId="184EFE11" w14:textId="21857505" w:rsidR="00E951D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Кластеризація — це метод пошуку шаблонів, які призначені для розбиття набору об’єктів на однорідні групи (кластери) або для пошуку наявних структур у даних.</w:t>
      </w:r>
    </w:p>
    <w:p w14:paraId="200A8182" w14:textId="66D9D3CB" w:rsidR="00E951D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Метою кластеризації є отримання нових знань. Це як «знайти скарб у власному підвалі».</w:t>
      </w:r>
    </w:p>
    <w:p w14:paraId="70642D7A" w14:textId="5C0918ED" w:rsid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Навіщо це потрібно компаніям? Щоб краще пізнати своїх клієнтів. Знайти індивідуальний підхід до кожного клієнта, а не працювати з усіма однаково 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Аналіз даних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цієї курсової роботи 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дає змогу більш точно підібрати потрібний алгоритм кластеризації для своїх, або корпоративних проблем. </w:t>
      </w:r>
    </w:p>
    <w:p w14:paraId="6A8DC69B" w14:textId="5C0918ED" w:rsidR="00F7097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BD96CFA" w14:textId="59537E1D" w:rsidR="00E951D6" w:rsidRPr="00F07330" w:rsidRDefault="00267258" w:rsidP="004D14A1">
      <w:pPr>
        <w:pStyle w:val="8"/>
      </w:pPr>
      <w:bookmarkStart w:id="3" w:name="ОГЛЯД_ДОСТУПНИХ_ДЖЕРЕЛ_ДАНИХ"/>
      <w:r w:rsidRPr="00F07330">
        <w:lastRenderedPageBreak/>
        <w:t>Огляд доступних джерел даних</w:t>
      </w:r>
    </w:p>
    <w:bookmarkEnd w:id="3"/>
    <w:p w14:paraId="0FBFDC56" w14:textId="00164E34" w:rsidR="00E51300" w:rsidRDefault="00A03822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Якщо проаналізувати дані в мережі Інтернет, то ви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 xml:space="preserve"> в першу чергу зустрінете декілька сайтів з інформацією 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B80556">
        <w:rPr>
          <w:rFonts w:ascii="Times New Roman" w:eastAsia="Times New Roman" w:hAnsi="Times New Roman" w:cs="Times New Roman"/>
          <w:sz w:val="28"/>
          <w:szCs w:val="28"/>
        </w:rPr>
        <w:t>датасетами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на будь-яку тему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. Найбільшими та найвідомішими серед них є </w:t>
      </w:r>
      <w:r w:rsidR="00E51300" w:rsidRPr="00335DD7">
        <w:rPr>
          <w:rFonts w:ascii="Times New Roman" w:hAnsi="Times New Roman" w:cs="Times New Roman"/>
          <w:sz w:val="28"/>
          <w:szCs w:val="28"/>
        </w:rPr>
        <w:t>https://www.kaggle.com/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E51300" w:rsidRPr="00335DD7">
        <w:rPr>
          <w:rFonts w:ascii="Times New Roman" w:hAnsi="Times New Roman" w:cs="Times New Roman"/>
          <w:sz w:val="28"/>
          <w:szCs w:val="28"/>
        </w:rPr>
        <w:t>https://www.drivendata.org/</w:t>
      </w:r>
      <w:r w:rsidRPr="00335DD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BA0D948" w14:textId="48643ABA" w:rsidR="00F70976" w:rsidRDefault="00A03822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Ці сервіси збирають дані з 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багатьох сфер людської діяльності 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та дозволяють користувачу 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>переглянути інформацію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з кожного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 xml:space="preserve"> з них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 Ці сервіси є досить успішними, але більше репрезентують клієнтську частину ринку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задля навчання аналізу даних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 Хоча ці сервіси також зберігають дані і можуть їх надавати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всім бажаючим, вони не являються освітніми програмами та не навчають користувача користуватись цими даними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2DC3B1" w14:textId="4D2FBAE0" w:rsidR="007B4CFB" w:rsidRPr="00D85E19" w:rsidRDefault="007B4CFB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боку </w:t>
      </w:r>
      <w:r w:rsidRPr="007B4CFB">
        <w:rPr>
          <w:rFonts w:ascii="Times New Roman" w:eastAsia="Times New Roman" w:hAnsi="Times New Roman" w:cs="Times New Roman"/>
          <w:sz w:val="28"/>
          <w:szCs w:val="28"/>
        </w:rPr>
        <w:t>машинного навчання,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B4CFB">
        <w:rPr>
          <w:rFonts w:ascii="Times New Roman" w:eastAsia="Times New Roman" w:hAnsi="Times New Roman" w:cs="Times New Roman"/>
          <w:sz w:val="28"/>
          <w:szCs w:val="28"/>
        </w:rPr>
        <w:t xml:space="preserve">прекрасними доступними інтернет джерелами є </w:t>
      </w:r>
      <w:hyperlink r:id="rId10" w:history="1">
        <w:r w:rsidRPr="00B26071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https://towardsdatascience.com/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hyperlink r:id="rId11" w:history="1">
        <w:r w:rsidR="00D85E19" w:rsidRPr="00D24ECA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https://www.globaltechcouncil.org/</w:t>
        </w:r>
      </w:hyperlink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4BC78FF" w14:textId="77777777" w:rsidR="00F70976" w:rsidRDefault="00F70976">
      <w:pPr>
        <w:jc w:val="center"/>
        <w:rPr>
          <w:sz w:val="36"/>
          <w:szCs w:val="36"/>
        </w:rPr>
      </w:pPr>
    </w:p>
    <w:p w14:paraId="6D7AA04E" w14:textId="77777777" w:rsidR="00F70976" w:rsidRDefault="00F70976">
      <w:pPr>
        <w:jc w:val="center"/>
        <w:rPr>
          <w:sz w:val="36"/>
          <w:szCs w:val="36"/>
        </w:rPr>
      </w:pPr>
    </w:p>
    <w:p w14:paraId="1464D017" w14:textId="77777777" w:rsidR="00F70976" w:rsidRDefault="00F70976">
      <w:pPr>
        <w:rPr>
          <w:sz w:val="36"/>
          <w:szCs w:val="36"/>
        </w:rPr>
      </w:pPr>
    </w:p>
    <w:p w14:paraId="7A8FD0A7" w14:textId="77777777" w:rsidR="009C6909" w:rsidRDefault="009C6909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7A448FC0" w14:textId="5040D581" w:rsidR="00F70976" w:rsidRPr="004D14A1" w:rsidRDefault="00267258" w:rsidP="004D14A1">
      <w:pPr>
        <w:pStyle w:val="8"/>
      </w:pPr>
      <w:bookmarkStart w:id="4" w:name="ПОСТАНОВКА_ЗАДАЧІ"/>
      <w:r w:rsidRPr="004D14A1">
        <w:lastRenderedPageBreak/>
        <w:t>Постановка задачі</w:t>
      </w:r>
    </w:p>
    <w:bookmarkEnd w:id="4"/>
    <w:p w14:paraId="20CA3F23" w14:textId="6E0C108E" w:rsidR="00B80556" w:rsidRDefault="00B80556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Основним завданням цієї </w:t>
      </w:r>
      <w:r w:rsidRPr="00AF4F32">
        <w:rPr>
          <w:rFonts w:ascii="Times New Roman" w:eastAsia="Times New Roman" w:hAnsi="Times New Roman" w:cs="Times New Roman"/>
          <w:sz w:val="28"/>
          <w:szCs w:val="28"/>
        </w:rPr>
        <w:t>роботи є аналіз роботи різних методів кластеризації на прикладі бази даних витрат сімей.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B5251C" w14:textId="0EBB29AE" w:rsidR="00B80556" w:rsidRDefault="00B80556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ці</w:t>
      </w:r>
      <w:r w:rsidR="008E3D37">
        <w:rPr>
          <w:rFonts w:ascii="Times New Roman" w:eastAsia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роботі буде розглянуто декілька алгоритмів кластеризації з практичним використанням на </w:t>
      </w:r>
      <w:r w:rsidR="008E3D37">
        <w:rPr>
          <w:rFonts w:ascii="Times New Roman" w:eastAsia="Times New Roman" w:hAnsi="Times New Roman" w:cs="Times New Roman"/>
          <w:sz w:val="28"/>
          <w:szCs w:val="28"/>
        </w:rPr>
        <w:t>існуючому датасеті прибутків та витрат філіппінських сімей.</w:t>
      </w:r>
    </w:p>
    <w:p w14:paraId="07F81F6B" w14:textId="77777777" w:rsidR="008E3D37" w:rsidRDefault="008E3D37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 проведемо аналіз роботи таких алгоритмів кластеризації: </w:t>
      </w:r>
    </w:p>
    <w:p w14:paraId="06232194" w14:textId="1617E4F0" w:rsidR="008E3D37" w:rsidRP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means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14:paraId="32AE0E34" w14:textId="1C59180A" w:rsid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</w:rPr>
        <w:t>ієрархічний метод</w:t>
      </w:r>
    </w:p>
    <w:p w14:paraId="3D3AA398" w14:textId="698D83E9" w:rsidR="008E3D37" w:rsidRP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fuzzy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means</w:t>
      </w:r>
    </w:p>
    <w:p w14:paraId="6E49C21B" w14:textId="51A9340D" w:rsidR="0040464E" w:rsidRPr="0040464E" w:rsidRDefault="008E3D37" w:rsidP="0040464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Проведений аналіз порівняння цих методів кластеризації дасть відповідь на питання швидкодії та переваги використання окремих алгоритмів в різних задачах.</w:t>
      </w:r>
      <w:r w:rsidR="00777F15" w:rsidRPr="00777F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A87AB2B" w14:textId="5682B13D" w:rsidR="00777F15" w:rsidRPr="00777F15" w:rsidRDefault="00777F15" w:rsidP="008E3D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кожного алгоритма будуть зазначені відповідні математичні обґрунтування, схеми, діаграми, дендрограми, тощо…</w:t>
      </w:r>
    </w:p>
    <w:p w14:paraId="437798F8" w14:textId="77777777" w:rsidR="008E3D37" w:rsidRDefault="008E3D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18EC025" w14:textId="0454E8E0" w:rsidR="00837976" w:rsidRDefault="00837976" w:rsidP="00CA7554">
      <w:pPr>
        <w:pStyle w:val="7"/>
        <w:numPr>
          <w:ilvl w:val="0"/>
          <w:numId w:val="8"/>
        </w:numPr>
      </w:pPr>
      <w:bookmarkStart w:id="5" w:name="Обгрунтування_Вибору_Методів"/>
      <w:bookmarkStart w:id="6" w:name="Розробка_сховища_даних"/>
      <w:r w:rsidRPr="007A0E9E">
        <w:lastRenderedPageBreak/>
        <w:t>ОБҐРУНТУВАННЯ ВИБОРУ МЕТОДІВ ІНТЕЛЕКТУАЛЬНОГО АНАЛІЗУ ДАНИМИ</w:t>
      </w:r>
    </w:p>
    <w:p w14:paraId="48769578" w14:textId="77777777" w:rsidR="0040464E" w:rsidRPr="0040464E" w:rsidRDefault="0040464E" w:rsidP="0040464E"/>
    <w:bookmarkEnd w:id="5"/>
    <w:p w14:paraId="6A7ADEFC" w14:textId="47F6B498" w:rsidR="00C61DB9" w:rsidRDefault="00C61DB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даній роботі ми будемо використовувати </w:t>
      </w:r>
      <w:r w:rsidR="00A967E9">
        <w:rPr>
          <w:rFonts w:ascii="Times New Roman" w:eastAsia="Times New Roman" w:hAnsi="Times New Roman" w:cs="Times New Roman"/>
          <w:color w:val="000000"/>
          <w:sz w:val="28"/>
          <w:szCs w:val="28"/>
        </w:rPr>
        <w:t>мову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програмування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 су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>путн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 бібліотеки.</w:t>
      </w:r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Обґрунтовано це тим, що в нинішній час це одна з найбільш популярних мов програмування та тим, що вона проста у застосуванні.</w:t>
      </w:r>
    </w:p>
    <w:p w14:paraId="3D0982EE" w14:textId="2D81D798" w:rsidR="00AD6773" w:rsidRDefault="00C61DB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Середовищем програмування буде використаний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Jupyter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точніше його більш доступна </w:t>
      </w:r>
      <w:r w:rsidR="00AD6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gui</w:t>
      </w:r>
      <w:r w:rsidR="00AD6773" w:rsidRP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Collab</w:t>
      </w:r>
      <w:r w:rsidR="00AD6773" w:rsidRP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Це середовище дозволяє юзеру виконувати код порядково, один кусок кода за іншим.</w:t>
      </w:r>
    </w:p>
    <w:p w14:paraId="6938AAE6" w14:textId="2DC93710" w:rsidR="00A967E9" w:rsidRPr="00AD6773" w:rsidRDefault="00A967E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Аналізуючи джерела інформації про кластеризацію, зокрема електронне джерело номер 7, були виявлені найбільш використовувані алгоритми кластеризації, чим і обґрунтований вибір цих алгоритмів.</w:t>
      </w:r>
    </w:p>
    <w:p w14:paraId="77C16345" w14:textId="3E982FB4" w:rsidR="00837976" w:rsidRDefault="00837976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В алгоритмі кластер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зації, якщо ймовірність того, що приналежність однієї точки даних до кластеру може приймати тільки значення 1 або 0, це жорстка кластеризація. Границя кластера в методі жорсткої кластер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зації може бути відображена як 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тка границя. Протилежно, при м’якому методі кластеризації ймовірність того, що приналежності однієї точки даних у кластері можуть приймати будь-яке значення між 0 і 1, наприклад 75%, для якої межі кластера мож</w:t>
      </w:r>
      <w:r w:rsid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уть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бути представлен</w:t>
      </w:r>
      <w:r w:rsid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неч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тка границя.</w:t>
      </w:r>
    </w:p>
    <w:p w14:paraId="6F6AE34E" w14:textId="723F01D2" w:rsidR="00244F5A" w:rsidRPr="00244F5A" w:rsidRDefault="00244F5A" w:rsidP="00837976">
      <w:pPr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Відобразимо графічно</w:t>
      </w:r>
      <w:r w:rsidR="00607B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різницю між м’якою та твердою кластеризацією (рис. </w:t>
      </w:r>
      <w:r w:rsidR="0040464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607B4A">
        <w:rPr>
          <w:rFonts w:ascii="Times New Roman" w:eastAsia="Times New Roman" w:hAnsi="Times New Roman" w:cs="Times New Roman"/>
          <w:color w:val="000000"/>
          <w:sz w:val="28"/>
          <w:szCs w:val="28"/>
        </w:rPr>
        <w:t>.1)</w:t>
      </w:r>
    </w:p>
    <w:p w14:paraId="19042653" w14:textId="079F9944" w:rsidR="007A0E9E" w:rsidRDefault="00837976" w:rsidP="00607B4A">
      <w:pP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40457" wp14:editId="3530855F">
            <wp:extent cx="6152515" cy="24745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10C76C38" w14:textId="09AB1BC4" w:rsidR="00607B4A" w:rsidRDefault="00607B4A" w:rsidP="00607B4A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0464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 – Графічне відображення різниці твердої та м’якої кластеризації.</w:t>
      </w:r>
    </w:p>
    <w:p w14:paraId="29F8CADE" w14:textId="65D979CA" w:rsidR="007A0E9E" w:rsidRPr="007A0E9E" w:rsidRDefault="00840953" w:rsidP="00607B4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 д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ля порівняння двох об’єктів необхідно мати критерій, на основі якого буде відбуватися порівняння. Як правило, цим критерієм є відстань між об'єктами.</w:t>
      </w:r>
    </w:p>
    <w:p w14:paraId="29DE77D1" w14:textId="0502C576" w:rsidR="007A0E9E" w:rsidRPr="007A0E9E" w:rsidRDefault="007A0E9E" w:rsidP="00607B4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Існує багато мір відстані, давайте розглянемо деякі з них:</w:t>
      </w:r>
    </w:p>
    <w:p w14:paraId="6E916536" w14:textId="3090533F" w:rsidR="007A0E9E" w:rsidRDefault="007A0E9E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Евклідова відстань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найпоширеніша відстань. Це геометрична відстань у багатовимірному просторі.</w:t>
      </w:r>
    </w:p>
    <w:p w14:paraId="2BD671BA" w14:textId="469FE7BD" w:rsidR="00607B4A" w:rsidRPr="007A0E9E" w:rsidRDefault="00607B4A" w:rsidP="00607B4A">
      <w:pPr>
        <w:pStyle w:val="a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8A1A58" wp14:editId="70219641">
            <wp:extent cx="5724525" cy="676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37F" w14:textId="5145FE89" w:rsidR="007A0E9E" w:rsidRPr="007A0E9E" w:rsidRDefault="007A0E9E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Квадрат евклідової відстані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. Іноді ви можете звести в квадрат стандартну евклідову відстань, щоб надати більшу вагу більш віддаленим об’єктам.</w:t>
      </w:r>
    </w:p>
    <w:p w14:paraId="17C7F3F9" w14:textId="7B68D616" w:rsidR="00840953" w:rsidRDefault="00840953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Відстань Чебишова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. Ця відстань може бути корисною, коли потрібно визначити два об’єкти як «різні», якщо вони відрізняються за однією координатою (у будь-якому одному вимірі).</w:t>
      </w:r>
    </w:p>
    <w:p w14:paraId="7FEA0ED6" w14:textId="1EDB726A" w:rsidR="00607B4A" w:rsidRPr="007A0E9E" w:rsidRDefault="00607B4A" w:rsidP="00607B4A">
      <w:pPr>
        <w:pStyle w:val="a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11749" wp14:editId="01A73001">
            <wp:extent cx="2466975" cy="4286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A0B" w14:textId="62C95EAF" w:rsidR="007A0E9E" w:rsidRDefault="00840953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Манхетенська відстань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Ця відстань є просто середнім з різниць координат. У більшості випадків ця міра відстані призводить до тих же результатів, що й для звичайної евклідової відстані. Зауважте, однак, що для цієї міри вплив окремих великих відмінностей (</w:t>
      </w:r>
      <w:r w:rsidR="000767BD">
        <w:rPr>
          <w:rFonts w:ascii="Times New Roman" w:eastAsia="Times New Roman" w:hAnsi="Times New Roman" w:cs="Times New Roman"/>
          <w:color w:val="000000"/>
          <w:sz w:val="28"/>
          <w:szCs w:val="28"/>
        </w:rPr>
        <w:t>похибок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) зменшується (оскільки вони не в квадраті).</w:t>
      </w:r>
    </w:p>
    <w:p w14:paraId="62425762" w14:textId="7A6FAF6B" w:rsidR="00607B4A" w:rsidRPr="007A0E9E" w:rsidRDefault="00607B4A" w:rsidP="00607B4A">
      <w:pPr>
        <w:pStyle w:val="a0"/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A9A2F8" wp14:editId="03D49BAD">
            <wp:extent cx="2987040" cy="531592"/>
            <wp:effectExtent l="0" t="0" r="381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994" cy="5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9DD" w14:textId="6BE81087" w:rsidR="00A564CE" w:rsidRDefault="007A0E9E" w:rsidP="00607B4A">
      <w:pPr>
        <w:rPr>
          <w:rFonts w:ascii="Times New Roman" w:hAnsi="Times New Roman" w:cs="Times New Roman"/>
          <w:sz w:val="28"/>
          <w:szCs w:val="28"/>
        </w:rPr>
      </w:pPr>
      <w:r w:rsidRPr="00840953">
        <w:rPr>
          <w:rFonts w:ascii="Times New Roman" w:hAnsi="Times New Roman" w:cs="Times New Roman"/>
          <w:sz w:val="28"/>
          <w:szCs w:val="28"/>
        </w:rPr>
        <w:t xml:space="preserve">Якщо вибрати різні </w:t>
      </w:r>
      <w:r w:rsidR="00A967E9">
        <w:rPr>
          <w:rFonts w:ascii="Times New Roman" w:hAnsi="Times New Roman" w:cs="Times New Roman"/>
          <w:sz w:val="28"/>
          <w:szCs w:val="28"/>
        </w:rPr>
        <w:t>відстані</w:t>
      </w:r>
      <w:r w:rsidRPr="00840953">
        <w:rPr>
          <w:rFonts w:ascii="Times New Roman" w:hAnsi="Times New Roman" w:cs="Times New Roman"/>
          <w:sz w:val="28"/>
          <w:szCs w:val="28"/>
        </w:rPr>
        <w:t>, результати кластеризації можуть значно відрізнятися</w:t>
      </w:r>
      <w:r w:rsidR="00A967E9">
        <w:rPr>
          <w:rFonts w:ascii="Times New Roman" w:hAnsi="Times New Roman" w:cs="Times New Roman"/>
          <w:sz w:val="28"/>
          <w:szCs w:val="28"/>
        </w:rPr>
        <w:t>, тому в нашій роботі ми будемо використовувати евклідову відстань. Це зумовлено тим, що вона є найпоширенішою, так як є основною в евклідовій геометрії</w:t>
      </w:r>
      <w:r w:rsidR="00EF7278">
        <w:rPr>
          <w:rFonts w:ascii="Times New Roman" w:hAnsi="Times New Roman" w:cs="Times New Roman"/>
          <w:sz w:val="28"/>
          <w:szCs w:val="28"/>
        </w:rPr>
        <w:t>.</w:t>
      </w:r>
    </w:p>
    <w:p w14:paraId="095DBB53" w14:textId="6037757E" w:rsidR="009F210C" w:rsidRDefault="00A564CE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5A2406" w14:textId="48BC758B" w:rsidR="009F210C" w:rsidRPr="009F210C" w:rsidRDefault="009F210C" w:rsidP="00CA7554">
      <w:pPr>
        <w:pStyle w:val="7"/>
        <w:numPr>
          <w:ilvl w:val="0"/>
          <w:numId w:val="8"/>
        </w:numPr>
      </w:pPr>
      <w:bookmarkStart w:id="7" w:name="Застосування_та_порівняння"/>
      <w:r w:rsidRPr="009F210C">
        <w:lastRenderedPageBreak/>
        <w:t>ЗАСТОСУВАННЯ ТА ПОРІВНЯННЯ ЕФЕКТИВНОСТІ МЕТОДІВ ІНТЕЛЕКТУАЛЬНОГО АНАЛІЗУ ДАНИМИ ДЛЯ ПОСТАВЛЕНОГО ЗАВДАННЯ</w:t>
      </w:r>
    </w:p>
    <w:p w14:paraId="6DEB3ABD" w14:textId="77777777" w:rsidR="009F210C" w:rsidRPr="009F210C" w:rsidRDefault="009F210C" w:rsidP="009F210C">
      <w:p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F0D2E9" w14:textId="1D05F5EE" w:rsidR="00002AD5" w:rsidRPr="00F07330" w:rsidRDefault="009F210C" w:rsidP="004D14A1">
      <w:pPr>
        <w:pStyle w:val="8"/>
      </w:pPr>
      <w:bookmarkStart w:id="8" w:name="Визначення_Моделей"/>
      <w:r w:rsidRPr="00F07330">
        <w:t>Визначення моделей та методів, що можуть бути використані</w:t>
      </w:r>
      <w:bookmarkEnd w:id="8"/>
    </w:p>
    <w:p w14:paraId="08C5E216" w14:textId="77777777" w:rsidR="003A062C" w:rsidRDefault="00002AD5" w:rsidP="00607B4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2AD5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</w:rPr>
        <w:t>аналізі даних</w:t>
      </w:r>
      <w:r w:rsidRPr="00002AD5">
        <w:rPr>
          <w:rFonts w:ascii="Times New Roman" w:eastAsia="Times New Roman" w:hAnsi="Times New Roman" w:cs="Times New Roman"/>
          <w:sz w:val="28"/>
          <w:szCs w:val="28"/>
        </w:rPr>
        <w:t xml:space="preserve"> ми можемо використовувати кластерний аналіз, щоб отримати цінну інформацію з наших даних, побачивши, в які групи потрапляють точки даних, коли ми застосовуємо алгоритм кластеризації.</w:t>
      </w:r>
      <w:r w:rsidR="003A06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D43F426" w14:textId="6E9E013D" w:rsidR="003A062C" w:rsidRPr="001B6D73" w:rsidRDefault="003A062C" w:rsidP="00607B4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Існують різні типи алгоритмів кластеризації</w:t>
      </w:r>
      <w:r w:rsidR="001B6D7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7AE0CB0" w14:textId="77777777" w:rsidR="003A062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щільності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. У кластеризації на основі щільності дані групуються за областями високої концентрації точок даних, оточеними областями з низькою концентрацією точок даних. В основному алгоритм знаходить місця, які щільно заповнені точками даних, і викликає ці кластери.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3847E" w14:textId="77777777" w:rsidR="003A062C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Чудова особливість цього полягає в тому, що кластери можуть бути будь-якої форми. Ви не обмежені очікуваними умовами.</w:t>
      </w:r>
    </w:p>
    <w:p w14:paraId="5213E9B6" w14:textId="18315616" w:rsidR="0029646C" w:rsidRPr="001B6D73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Алгоритми кластеризації під цим типом не намагаються призначити викиди для кластерів, тому їх ігнорують.</w:t>
      </w:r>
    </w:p>
    <w:p w14:paraId="76F908C3" w14:textId="4427C116" w:rsidR="003A062C" w:rsidRPr="003A062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розподілу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При підході до кластеризації на основі розподілу всі точки даних вважаються частинами кластера на основі ймовірності того, що вони належать даному кластеру.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3447F1" w14:textId="77777777" w:rsidR="0029646C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Це працює так: є центральна точка, і зі збільшенням відстані точки даних від центру ймовірність того, що вона є частиною цього кластера, зменшується.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D40F01" w14:textId="273A9074" w:rsidR="0029646C" w:rsidRPr="001B6D73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 xml:space="preserve">Якщо </w:t>
      </w:r>
      <w:r w:rsidR="009F60BE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и не впевнені, яким може бути розподіл у ваших даних, вам слід розглянути інший тип алгоритму.</w:t>
      </w:r>
    </w:p>
    <w:p w14:paraId="62500993" w14:textId="5A4A3628" w:rsidR="003A062C" w:rsidRPr="001B6D73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На основі центроїд</w:t>
      </w:r>
      <w:r w:rsidR="0029646C"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и</w:t>
      </w:r>
      <w:r w:rsidR="0029646C" w:rsidRPr="0029646C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Напевно, найчастіше 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використовується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кластеризац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>ія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на основі центроїд. В</w:t>
      </w:r>
      <w:r w:rsidR="004D14A1">
        <w:rPr>
          <w:rFonts w:ascii="Times New Roman" w:eastAsia="Times New Roman" w:hAnsi="Times New Roman" w:cs="Times New Roman"/>
          <w:sz w:val="28"/>
          <w:szCs w:val="28"/>
        </w:rPr>
        <w:t>ін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трохи чутлив</w:t>
      </w:r>
      <w:r w:rsidR="004D14A1">
        <w:rPr>
          <w:rFonts w:ascii="Times New Roman" w:eastAsia="Times New Roman" w:hAnsi="Times New Roman" w:cs="Times New Roman"/>
          <w:sz w:val="28"/>
          <w:szCs w:val="28"/>
        </w:rPr>
        <w:t>іший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до початкових параметрів, які ви йому надаєте, але він швидкий та ефективний.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Ці типи алгоритмів розділяють точки даних на основі кількох центроїдів у даних. Кожна точка даних призначається кластеру на основі його квадратної відстані від центроїда. Це найпоширеніший тип кластеризації.</w:t>
      </w:r>
    </w:p>
    <w:p w14:paraId="6F0B2702" w14:textId="30F7E383" w:rsidR="003A062C" w:rsidRPr="0029646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ієрархії</w:t>
      </w:r>
      <w:r w:rsidR="0029646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Кластеризація, заснована на ієрархії, зазвичай використовується для ієрархічних даних, як, наприклад, з бази даних компанії або таксономій. Він створює дерево кластерів, щоб все було організовано зверху вниз.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Це більш обмежувальне рішення, ніж інші типи кластеризації, але воно ідеально підходить для певних типів наборів даних.</w:t>
      </w:r>
    </w:p>
    <w:p w14:paraId="0EE6D611" w14:textId="77777777" w:rsidR="0029646C" w:rsidRPr="0029646C" w:rsidRDefault="0029646C" w:rsidP="001B6D73">
      <w:pPr>
        <w:pStyle w:val="a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DFF427" w14:textId="49B113F5" w:rsidR="0029646C" w:rsidRPr="008E5FC1" w:rsidRDefault="0029646C" w:rsidP="00607B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 ви могли зрозуміти, існує багато типів кластеризації, у цій роботі ми розглянемо найпопулярніші з них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 за інформацією електронного ресурса номер 7:</w:t>
      </w:r>
    </w:p>
    <w:p w14:paraId="04806424" w14:textId="2BDADDCE" w:rsidR="0029646C" w:rsidRPr="0029646C" w:rsidRDefault="0029646C" w:rsidP="00607B4A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K-means</w:t>
      </w:r>
    </w:p>
    <w:p w14:paraId="067BF910" w14:textId="36DC588C" w:rsidR="0029646C" w:rsidRPr="0029646C" w:rsidRDefault="0029646C" w:rsidP="00607B4A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Hierarchical algorithm</w:t>
      </w:r>
    </w:p>
    <w:p w14:paraId="1521ECDE" w14:textId="0AEA240C" w:rsidR="0029646C" w:rsidRPr="00A3223F" w:rsidRDefault="0029646C" w:rsidP="00A3223F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Fuzzy c-means</w:t>
      </w:r>
    </w:p>
    <w:p w14:paraId="5B28497D" w14:textId="71917A27" w:rsidR="00A62D6B" w:rsidRPr="00F07330" w:rsidRDefault="0029646C" w:rsidP="004D14A1">
      <w:pPr>
        <w:pStyle w:val="8"/>
      </w:pPr>
      <w:bookmarkStart w:id="9" w:name="Вибір_ознак"/>
      <w:r w:rsidRPr="00F07330">
        <w:t>Вибір ознак, що будуть використані для аналізу.</w:t>
      </w:r>
      <w:bookmarkEnd w:id="9"/>
    </w:p>
    <w:p w14:paraId="1E08C2F2" w14:textId="1A4089A9" w:rsidR="00A62D6B" w:rsidRDefault="00A62D6B" w:rsidP="00607B4A">
      <w:pPr>
        <w:rPr>
          <w:rFonts w:ascii="Times New Roman" w:eastAsia="Times New Roman" w:hAnsi="Times New Roman" w:cs="Times New Roman"/>
          <w:sz w:val="28"/>
          <w:szCs w:val="28"/>
        </w:rPr>
      </w:pPr>
      <w:r w:rsidRPr="00A62D6B">
        <w:rPr>
          <w:rFonts w:ascii="Times New Roman" w:eastAsia="Times New Roman" w:hAnsi="Times New Roman" w:cs="Times New Roman"/>
          <w:sz w:val="28"/>
          <w:szCs w:val="28"/>
        </w:rPr>
        <w:t>Сам датасет містить більше 60-ти ознак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. В цілому вони описують типи витрат та надходжень у сімей. Є також категоріальні значення, 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>як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 xml:space="preserve"> нам не знадобляться при аналіз</w:t>
      </w:r>
      <w:r>
        <w:rPr>
          <w:rFonts w:ascii="Times New Roman" w:eastAsia="Times New Roman" w:hAnsi="Times New Roman" w:cs="Times New Roman"/>
          <w:sz w:val="28"/>
          <w:szCs w:val="28"/>
        </w:rPr>
        <w:t>і та для кластеризації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DD7F5A" w14:textId="77777777" w:rsidR="00A564CE" w:rsidRDefault="00A62D6B" w:rsidP="00A564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Спершу дізнаємося чи є в датасеті нульові поля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 xml:space="preserve"> за допомогою функції </w:t>
      </w:r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isnull() 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>(рис</w:t>
      </w:r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>.1)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7EBC6B" w14:textId="2652218A" w:rsidR="00C61DB9" w:rsidRDefault="00AD6773" w:rsidP="00A564CE">
      <w:pPr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05CBEBB7" wp14:editId="293BAC14">
            <wp:extent cx="4008581" cy="3718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1920" cy="372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5607" w14:textId="10D8B422" w:rsidR="00607B4A" w:rsidRPr="00933EF6" w:rsidRDefault="00607B4A" w:rsidP="00335DD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Результат роботи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isnull().</w:t>
      </w:r>
    </w:p>
    <w:p w14:paraId="4F86FAD8" w14:textId="77777777" w:rsidR="00C61DB9" w:rsidRDefault="00C61DB9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 w:rsidRPr="00C61DB9">
        <w:rPr>
          <w:rFonts w:ascii="Times New Roman" w:eastAsia="Times New Roman" w:hAnsi="Times New Roman" w:cs="Times New Roman"/>
          <w:sz w:val="28"/>
          <w:szCs w:val="28"/>
        </w:rPr>
        <w:t xml:space="preserve">Бачимо що більшість полів не мають нульових значень. </w:t>
      </w:r>
    </w:p>
    <w:p w14:paraId="2F6A987E" w14:textId="668C9EFA" w:rsidR="00AD6773" w:rsidRDefault="00C61DB9" w:rsidP="00A62D6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треба зрозуміти межі доступних даних. Для цього використаємо метод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describe</w:t>
      </w:r>
      <w:r w:rsidRPr="00C61DB9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>.2)</w:t>
      </w:r>
    </w:p>
    <w:p w14:paraId="7BC737A0" w14:textId="456D2C5E" w:rsidR="00AD6773" w:rsidRDefault="00AD6773" w:rsidP="00A62D6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132F85" wp14:editId="79700DD8">
            <wp:extent cx="6152515" cy="33782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09A" w14:textId="1727F131" w:rsidR="00933EF6" w:rsidRPr="00933EF6" w:rsidRDefault="00933EF6" w:rsidP="00335DD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 – Результат роботи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.describe().</w:t>
      </w:r>
    </w:p>
    <w:p w14:paraId="0DB3F554" w14:textId="56075BD9" w:rsidR="00AD6773" w:rsidRDefault="00AD6773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ми можемо бачити, перші два показники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Total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Household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Income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Total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Food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Expenditure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мають цілком 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сприятливі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показники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. Також хотілось би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зауважити що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обчислення ведуться в Ф</w:t>
      </w:r>
      <w:r>
        <w:rPr>
          <w:rFonts w:ascii="Times New Roman" w:eastAsia="Times New Roman" w:hAnsi="Times New Roman" w:cs="Times New Roman"/>
          <w:sz w:val="28"/>
          <w:szCs w:val="28"/>
        </w:rPr>
        <w:t>іліппінських пєсо (1грн = 0.53 Філіппінських пєсо).</w:t>
      </w:r>
    </w:p>
    <w:p w14:paraId="55E93541" w14:textId="30E18370" w:rsidR="00933EF6" w:rsidRPr="00D73F06" w:rsidRDefault="00AD6773" w:rsidP="00D73F06">
      <w:pPr>
        <w:ind w:firstLine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Приступимо до візуалізації даних. Скористаємося бібліотекою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 w:rsidRPr="00CE4E1A">
        <w:rPr>
          <w:rFonts w:ascii="Times New Roman" w:eastAsia="Times New Roman" w:hAnsi="Times New Roman" w:cs="Times New Roman"/>
          <w:sz w:val="28"/>
          <w:szCs w:val="28"/>
        </w:rPr>
        <w:t>.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Спочатку візуалізуємо 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>колонку прибутк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ів за допомогою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.hist()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>.3)</w:t>
      </w:r>
    </w:p>
    <w:p w14:paraId="1E686FA9" w14:textId="388F3CAE" w:rsidR="00AD6773" w:rsidRDefault="00AD6773" w:rsidP="00A62D6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CD7F1A" wp14:editId="0BE76DA1">
            <wp:extent cx="5537281" cy="34137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6117" cy="341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C230" w14:textId="7780F8A9" w:rsidR="00933EF6" w:rsidRPr="00933EF6" w:rsidRDefault="00933EF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.3 – Результат роботи функції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hist()</w:t>
      </w:r>
    </w:p>
    <w:p w14:paraId="41C398D1" w14:textId="77777777" w:rsidR="00CE4E1A" w:rsidRDefault="00AD6773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осі х 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– прибуток домогосподарства. </w:t>
      </w:r>
    </w:p>
    <w:p w14:paraId="3379AEFC" w14:textId="3FC289F9" w:rsidR="00AD6773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осі у – кількість таких домогосподарств</w:t>
      </w:r>
    </w:p>
    <w:p w14:paraId="52091529" w14:textId="439B1054" w:rsidR="00933EF6" w:rsidRPr="00933EF6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Виглядає так, ніби щось </w:t>
      </w:r>
      <w:r w:rsidR="00AA0630">
        <w:rPr>
          <w:rFonts w:ascii="Times New Roman" w:eastAsia="Times New Roman" w:hAnsi="Times New Roman" w:cs="Times New Roman"/>
          <w:sz w:val="28"/>
          <w:szCs w:val="28"/>
        </w:rPr>
        <w:t>пішло не так, але насправді ця візуалізація цілком правдива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Відсортуємо дані у </w:t>
      </w:r>
      <w:r w:rsidR="0086211A">
        <w:rPr>
          <w:rFonts w:ascii="Times New Roman" w:eastAsia="Times New Roman" w:hAnsi="Times New Roman" w:cs="Times New Roman"/>
          <w:sz w:val="28"/>
          <w:szCs w:val="28"/>
        </w:rPr>
        <w:t>зворотному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порядку за допомогою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.sort(reverse= True)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>.4)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33E110" w14:textId="4629B8A7" w:rsidR="00CE4E1A" w:rsidRDefault="00AA0630" w:rsidP="00933EF6">
      <w:pPr>
        <w:jc w:val="center"/>
        <w:rPr>
          <w:noProof/>
        </w:rPr>
      </w:pPr>
      <w:r w:rsidRPr="00AA06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675829" wp14:editId="68ADC5CE">
            <wp:extent cx="4581525" cy="1952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DC64" w14:textId="38AEC182" w:rsidR="00933EF6" w:rsidRPr="00933EF6" w:rsidRDefault="00933EF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.4 – Результат роботи функції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sort(reverse= True)</w:t>
      </w:r>
    </w:p>
    <w:p w14:paraId="56EAB4E9" w14:textId="256CA903" w:rsidR="00612908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Як ми можемо бачити, в цьому датасеті існують як малозабезпечені, так і дуже багаті сім’ї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86211A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="0086211A">
        <w:rPr>
          <w:rFonts w:ascii="Times New Roman" w:eastAsia="Times New Roman" w:hAnsi="Times New Roman" w:cs="Times New Roman"/>
          <w:sz w:val="28"/>
          <w:szCs w:val="28"/>
        </w:rPr>
        <w:t>ічними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 xml:space="preserve"> надходженнями більше 11 млн. п’єсо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2331665" w14:textId="374BAE78" w:rsidR="00D85E19" w:rsidRDefault="00933EF6" w:rsidP="00D85E19">
      <w:pPr>
        <w:spacing w:after="240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щоби краще орієнтуватись в даних менш забезпечених сімей,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 подивимось глибше до показник</w:t>
      </w:r>
      <w:r w:rsidR="00AA0630">
        <w:rPr>
          <w:rFonts w:ascii="Times New Roman" w:eastAsia="Times New Roman" w:hAnsi="Times New Roman" w:cs="Times New Roman"/>
          <w:sz w:val="28"/>
          <w:szCs w:val="28"/>
        </w:rPr>
        <w:t>ів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 х</w:t>
      </w:r>
      <w:r w:rsidR="00AA0630" w:rsidRPr="00E3013F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="00612908" w:rsidRPr="00612908">
        <w:rPr>
          <w:rFonts w:ascii="Times New Roman" w:eastAsia="Times New Roman" w:hAnsi="Times New Roman" w:cs="Times New Roman"/>
          <w:sz w:val="28"/>
          <w:szCs w:val="28"/>
          <w:lang w:val="ru-RU"/>
        </w:rPr>
        <w:t>500000</w:t>
      </w:r>
      <w:r w:rsidR="00590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  <w:lang w:val="ru-RU"/>
        </w:rPr>
        <w:t>.5)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.</w:t>
      </w:r>
      <w:r w:rsidR="00E3013F" w:rsidRPr="00E3013F">
        <w:rPr>
          <w:noProof/>
        </w:rPr>
        <w:t xml:space="preserve"> </w:t>
      </w:r>
    </w:p>
    <w:p w14:paraId="5D3CA572" w14:textId="23D0F426" w:rsidR="00CE4E1A" w:rsidRDefault="00E3013F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6B4C8" wp14:editId="68ABE52D">
            <wp:extent cx="6152515" cy="299529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AEED" w14:textId="212A3D07" w:rsidR="00CE4E1A" w:rsidRDefault="00590044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0044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90044">
        <w:rPr>
          <w:rFonts w:ascii="Times New Roman" w:eastAsia="Times New Roman" w:hAnsi="Times New Roman" w:cs="Times New Roman"/>
          <w:sz w:val="28"/>
          <w:szCs w:val="28"/>
        </w:rPr>
        <w:t>.5 – Гістограма прибутків менш забезпечених сімей.</w:t>
      </w:r>
    </w:p>
    <w:p w14:paraId="6B9A271C" w14:textId="2E3C97FD" w:rsidR="00CE4E1A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даного графіка ми можемо зробити висновок що більшість сімей заробляють 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>біля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100,000 Філіппінських 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>п’єсо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Розподіл більш схожий на нормальний, але таким не є.</w:t>
      </w:r>
    </w:p>
    <w:p w14:paraId="51A89A88" w14:textId="3AEF3ABE" w:rsidR="00612908" w:rsidRDefault="00612908" w:rsidP="00D85E19">
      <w:pPr>
        <w:spacing w:after="24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Наступною ознакою провізуалізуємо витрати сімей на їжу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>.6)</w:t>
      </w:r>
      <w:r w:rsidRPr="006129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47A3B" wp14:editId="5051D5F1">
            <wp:extent cx="5381625" cy="3419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6607" w14:textId="41546E60" w:rsidR="00590044" w:rsidRDefault="00590044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.6 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Гістограма витрат сімей на їжу.</w:t>
      </w:r>
    </w:p>
    <w:p w14:paraId="67E75EBD" w14:textId="32BD1969" w:rsidR="00612908" w:rsidRPr="00C7250A" w:rsidRDefault="00612908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 w:rsidRPr="00C7250A">
        <w:rPr>
          <w:rFonts w:ascii="Times New Roman" w:eastAsia="Times New Roman" w:hAnsi="Times New Roman" w:cs="Times New Roman"/>
          <w:sz w:val="28"/>
          <w:szCs w:val="28"/>
        </w:rPr>
        <w:t>Логічно, що сім’ї які заробляють більше – тратять на їжу більше грошей, тому звузимо нашу гістограму до х&lt;250000</w:t>
      </w:r>
      <w:r w:rsidR="00C7250A" w:rsidRPr="00C7250A">
        <w:rPr>
          <w:rFonts w:ascii="Times New Roman" w:eastAsia="Times New Roman" w:hAnsi="Times New Roman" w:cs="Times New Roman"/>
          <w:sz w:val="28"/>
          <w:szCs w:val="28"/>
        </w:rPr>
        <w:t xml:space="preserve"> для того щоб подивитися глибше на витрати малозабезпечених сімей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.7)</w:t>
      </w:r>
      <w:r w:rsidR="00C7250A" w:rsidRPr="00C725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318477" w14:textId="07593726" w:rsidR="00CE4E1A" w:rsidRDefault="00612908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82AAFA" wp14:editId="4D3998EB">
            <wp:extent cx="6152515" cy="31629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64B5" w14:textId="4A24E84A" w:rsidR="00C7250A" w:rsidRDefault="00C7250A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.7 – Гістограма витрат менш забезпечених сімей на їжу. </w:t>
      </w:r>
    </w:p>
    <w:p w14:paraId="5D967E50" w14:textId="4DCF2D6D" w:rsidR="00612908" w:rsidRDefault="00BE0BCD" w:rsidP="00A62D6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цього графіка ми можемо зробити висновок що більшість сімей витрачають на їжу біля 50000 Філіппінських п’єсо</w:t>
      </w:r>
      <w:r w:rsidR="003D27F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00E89A3" w14:textId="0B003DBA" w:rsidR="0090603A" w:rsidRDefault="0090603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кластеризації з більш ніж двома параметрами підберемо ще один стовпець. Нехай це будуть витрати на м’ясо. Провізуалізуємо стовпець у вигляді гістограми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>.8).</w:t>
      </w:r>
    </w:p>
    <w:p w14:paraId="4B33781B" w14:textId="23727E04" w:rsidR="0090603A" w:rsidRDefault="0090603A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265096" wp14:editId="01EE5D97">
            <wp:extent cx="4943475" cy="3048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2C2D" w14:textId="54ED6677" w:rsidR="0090603A" w:rsidRDefault="0090603A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.8 – Гістограма витрат сімей на м’ясо.</w:t>
      </w:r>
    </w:p>
    <w:p w14:paraId="0A8BC0C6" w14:textId="12746F99" w:rsidR="0090603A" w:rsidRDefault="0090603A" w:rsidP="00D85E19">
      <w:pPr>
        <w:spacing w:after="240"/>
        <w:ind w:firstLine="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Ситуація така ж як і в минулих гістограмах – бідних сімей набагато більше ніж багатих, тому звузимо графік до значень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&gt;50000</w:t>
      </w:r>
      <w:r w:rsidR="001B53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1B5314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1B5314">
        <w:rPr>
          <w:rFonts w:ascii="Times New Roman" w:eastAsia="Times New Roman" w:hAnsi="Times New Roman" w:cs="Times New Roman"/>
          <w:sz w:val="28"/>
          <w:szCs w:val="28"/>
        </w:rPr>
        <w:t>.9)</w:t>
      </w:r>
      <w:r w:rsidR="001B531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1B5314" w:rsidRPr="001B5314">
        <w:rPr>
          <w:noProof/>
        </w:rPr>
        <w:t xml:space="preserve"> </w:t>
      </w:r>
      <w:r w:rsidR="001B5314">
        <w:rPr>
          <w:noProof/>
        </w:rPr>
        <w:drawing>
          <wp:inline distT="0" distB="0" distL="0" distR="0" wp14:anchorId="31736322" wp14:editId="32AEE2BF">
            <wp:extent cx="5991225" cy="3295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77D3" w14:textId="5FEE0273" w:rsidR="0029646C" w:rsidRPr="00A272F8" w:rsidRDefault="001B5314" w:rsidP="00A272F8">
      <w:pPr>
        <w:spacing w:after="240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Рисунок</w:t>
      </w:r>
      <w:r w:rsidR="00A272F8">
        <w:rPr>
          <w:rFonts w:ascii="Times New Roman" w:hAnsi="Times New Roman" w:cs="Times New Roman"/>
          <w:noProof/>
          <w:sz w:val="28"/>
          <w:szCs w:val="28"/>
        </w:rPr>
        <w:t xml:space="preserve"> 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.9 – Гістограма витрат на м’ясо </w:t>
      </w:r>
      <w:r w:rsidR="00BC06A5">
        <w:rPr>
          <w:rFonts w:ascii="Times New Roman" w:hAnsi="Times New Roman" w:cs="Times New Roman"/>
          <w:noProof/>
          <w:sz w:val="28"/>
          <w:szCs w:val="28"/>
          <w:lang w:val="en-US"/>
        </w:rPr>
        <w:t>&gt; 50000.</w:t>
      </w:r>
    </w:p>
    <w:p w14:paraId="71473B90" w14:textId="159F8846" w:rsidR="00587D08" w:rsidRPr="001B6D73" w:rsidRDefault="00CA43A0" w:rsidP="004D14A1">
      <w:pPr>
        <w:pStyle w:val="8"/>
      </w:pPr>
      <w:bookmarkStart w:id="10" w:name="k_means"/>
      <w:r w:rsidRPr="001B6D73">
        <w:t>K-means</w:t>
      </w:r>
      <w:bookmarkEnd w:id="7"/>
      <w:bookmarkEnd w:id="10"/>
    </w:p>
    <w:p w14:paraId="7566C24B" w14:textId="1C02DA07" w:rsidR="00587D08" w:rsidRDefault="00587D08" w:rsidP="00A3223F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Розглянемо перший алгоритм кластеризації – метод К-середніх.</w:t>
      </w:r>
    </w:p>
    <w:p w14:paraId="6B4AF5A5" w14:textId="2E76CEAA" w:rsidR="004141DB" w:rsidRPr="004141DB" w:rsidRDefault="009517F2" w:rsidP="00A3223F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 же працює цей алгоритм? Розберемо покроково:</w:t>
      </w:r>
    </w:p>
    <w:p w14:paraId="35BE9F6C" w14:textId="77777777" w:rsidR="004141DB" w:rsidRP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1: По-перше, нам потрібно вказати кількість кластерів K, які необхідно створити за допомогою цього алгоритму.</w:t>
      </w:r>
    </w:p>
    <w:p w14:paraId="6CF6BC09" w14:textId="00FF9464" w:rsidR="004141DB" w:rsidRP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Коротко класифіку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дані на основі кількості точок даних.</w:t>
      </w:r>
    </w:p>
    <w:p w14:paraId="5098A240" w14:textId="673DAC57" w:rsid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3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Тепер </w:t>
      </w:r>
      <w:r w:rsidR="009517F2">
        <w:rPr>
          <w:rFonts w:ascii="Times New Roman" w:eastAsia="Times New Roman" w:hAnsi="Times New Roman" w:cs="Times New Roman"/>
          <w:sz w:val="28"/>
          <w:szCs w:val="28"/>
        </w:rPr>
        <w:t>обчислюємо центроїди кластерів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.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9F119B0" w14:textId="59794DEA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C37EC1" wp14:editId="168C19B7">
            <wp:extent cx="4579620" cy="26880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5472" cy="26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4F9" w14:textId="3890B3B7" w:rsidR="003D27F3" w:rsidRPr="004141DB" w:rsidRDefault="003D27F3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Приклад для пояснення кроків 1-3.</w:t>
      </w:r>
    </w:p>
    <w:p w14:paraId="0A971A7D" w14:textId="628B48A9" w:rsid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4: Повторю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наведені нижче кроки, поки не знайдемо ідеальн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центроїд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є призначенням точок даних кластерам, які не змінюються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4C0495" w14:textId="70E1C723" w:rsidR="004141DB" w:rsidRP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Спочатку обчислює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сум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квадратів відстаней між точками даних і центроїдами.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 xml:space="preserve"> В нашому випадку це буде евклідова відстань між точками.</w:t>
      </w:r>
    </w:p>
    <w:p w14:paraId="2B58863F" w14:textId="78E552A3" w:rsidR="004141DB" w:rsidRP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 цьому етапі нам потрібно виділити кожну точку даних кластеру, як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є найближч</w:t>
      </w:r>
      <w:r>
        <w:rPr>
          <w:rFonts w:ascii="Times New Roman" w:eastAsia="Times New Roman" w:hAnsi="Times New Roman" w:cs="Times New Roman"/>
          <w:sz w:val="28"/>
          <w:szCs w:val="28"/>
        </w:rPr>
        <w:t>ою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до інших (центроїд</w:t>
      </w:r>
      <w:r>
        <w:rPr>
          <w:rFonts w:ascii="Times New Roman" w:eastAsia="Times New Roman" w:hAnsi="Times New Roman" w:cs="Times New Roman"/>
          <w:sz w:val="28"/>
          <w:szCs w:val="28"/>
        </w:rPr>
        <w:t>ою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E22E89D" w14:textId="7AB8405B" w:rsid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-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Нарешті, обчисл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юємо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центроїди для кластерів, усереднюючи всі точки даних кластера.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 (рис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C84477" w14:textId="221469BE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128E3" wp14:editId="025A1FA6">
            <wp:extent cx="4023360" cy="23652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6933" cy="23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71DF" w14:textId="07C10B9C" w:rsidR="00D92591" w:rsidRDefault="00D9259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Графічний приклад роботи алгоритму К-середніх.</w:t>
      </w:r>
    </w:p>
    <w:p w14:paraId="0DE10CFD" w14:textId="38E124C1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DBFF72" wp14:editId="1A4BF924">
            <wp:extent cx="4069080" cy="232518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089" cy="23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C426" w14:textId="20D9A15F" w:rsidR="00D92591" w:rsidRPr="004141DB" w:rsidRDefault="00D9259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Графічний приклад роботи алгоритму К-середніх</w:t>
      </w:r>
    </w:p>
    <w:p w14:paraId="3473062D" w14:textId="34AAE08C" w:rsidR="004A0CC3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K-means реалізує стратегію Expectation-Maximization для вирішення проблеми. Крок очікування використовується для призначення точок даних найближчому кластеру, а крок максимізації використовується для обчислення центроїд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кожного кластера.</w:t>
      </w:r>
    </w:p>
    <w:p w14:paraId="1A75359A" w14:textId="1739000C" w:rsidR="009517F2" w:rsidRDefault="009517F2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Перейдемо до реалізації 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моделей </w:t>
      </w:r>
      <w:r>
        <w:rPr>
          <w:rFonts w:ascii="Times New Roman" w:eastAsia="Times New Roman" w:hAnsi="Times New Roman" w:cs="Times New Roman"/>
          <w:sz w:val="28"/>
          <w:szCs w:val="28"/>
        </w:rPr>
        <w:t>на нашому датасеті.</w:t>
      </w:r>
    </w:p>
    <w:p w14:paraId="04F53041" w14:textId="6753E32E" w:rsidR="004A0CC3" w:rsidRDefault="00587D08" w:rsidP="00D92591">
      <w:pPr>
        <w:rPr>
          <w:rFonts w:ascii="Times New Roman" w:eastAsia="Times New Roman" w:hAnsi="Times New Roman" w:cs="Times New Roman"/>
          <w:sz w:val="28"/>
          <w:szCs w:val="28"/>
        </w:rPr>
      </w:pPr>
      <w:r w:rsidRPr="00587D08">
        <w:rPr>
          <w:rFonts w:ascii="Times New Roman" w:eastAsia="Times New Roman" w:hAnsi="Times New Roman" w:cs="Times New Roman"/>
          <w:sz w:val="28"/>
          <w:szCs w:val="28"/>
        </w:rPr>
        <w:t xml:space="preserve">По-перше, </w:t>
      </w:r>
      <w:r w:rsidR="004141DB">
        <w:rPr>
          <w:rFonts w:ascii="Times New Roman" w:eastAsia="Times New Roman" w:hAnsi="Times New Roman" w:cs="Times New Roman"/>
          <w:sz w:val="28"/>
          <w:szCs w:val="28"/>
        </w:rPr>
        <w:t>для цього алгоритму треба визначитися з кількістю кластерів.</w:t>
      </w:r>
      <w:r w:rsidR="009517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41DB">
        <w:rPr>
          <w:rFonts w:ascii="Times New Roman" w:eastAsia="Times New Roman" w:hAnsi="Times New Roman" w:cs="Times New Roman"/>
          <w:sz w:val="28"/>
          <w:szCs w:val="28"/>
        </w:rPr>
        <w:t>Зробимо це за</w:t>
      </w:r>
      <w:r w:rsidR="004A0CC3">
        <w:rPr>
          <w:rFonts w:ascii="Times New Roman" w:eastAsia="Times New Roman" w:hAnsi="Times New Roman" w:cs="Times New Roman"/>
          <w:sz w:val="28"/>
          <w:szCs w:val="28"/>
        </w:rPr>
        <w:t xml:space="preserve"> методом ліктя.</w:t>
      </w:r>
    </w:p>
    <w:p w14:paraId="4691EBBB" w14:textId="54C654AF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проблем кластеризації існує метрика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WCSS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Within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clusters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some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squares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або ж сума квадратів всередині кластерів. </w:t>
      </w:r>
    </w:p>
    <w:p w14:paraId="57AB996F" w14:textId="29F5CFB9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Вираховується вона по такій формулі:</w:t>
      </w:r>
      <w:r>
        <w:rPr>
          <w:noProof/>
        </w:rPr>
        <w:drawing>
          <wp:inline distT="0" distB="0" distL="0" distR="0" wp14:anchorId="48CF26A5" wp14:editId="1B63567E">
            <wp:extent cx="6152515" cy="4959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8E6" w14:textId="345B4820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Тож, наш алгоритм для кожного кластера вираховує суму квадратів відстаней точок (які належать цьому кластеру) до його центроїди.</w:t>
      </w:r>
    </w:p>
    <w:p w14:paraId="2CEAB125" w14:textId="3B593A91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Роздивимось більш наглядно.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 xml:space="preserve"> Якщо ми взяли би один кластер, і порахували би відстань від центроїди цього кластеру до всіх точок, то ця метрика була би дуже великою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D504F58" w14:textId="467227BB" w:rsidR="004A0CC3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AFE30" wp14:editId="5C999049">
            <wp:extent cx="3931920" cy="227376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0710" cy="22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080" w14:textId="0934D775" w:rsidR="00BF0699" w:rsidRDefault="00BF0699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моделі з одним кластером.</w:t>
      </w:r>
    </w:p>
    <w:p w14:paraId="359668C3" w14:textId="1495C909" w:rsidR="00BF0699" w:rsidRDefault="00BF0699" w:rsidP="00BF06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Але якщо ми візьмемо більше число кластерів, тоді відстань до центроїд буде більш оптимальною, відповідно метрика буде менша (рис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04ABB1F" w14:textId="72F09531" w:rsidR="00112016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F692C" wp14:editId="6B09AB46">
            <wp:extent cx="4305300" cy="23692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33" cy="23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83AC" w14:textId="177854BF" w:rsidR="0002645B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моделі з трьома кластерами.</w:t>
      </w:r>
    </w:p>
    <w:p w14:paraId="06BB479A" w14:textId="572705DA" w:rsidR="00112016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визнач</w:t>
      </w:r>
      <w:r>
        <w:rPr>
          <w:rFonts w:ascii="Times New Roman" w:eastAsia="Times New Roman" w:hAnsi="Times New Roman" w:cs="Times New Roman"/>
          <w:sz w:val="28"/>
          <w:szCs w:val="28"/>
        </w:rPr>
        <w:t>ення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оптимальн</w:t>
      </w:r>
      <w:r>
        <w:rPr>
          <w:rFonts w:ascii="Times New Roman" w:eastAsia="Times New Roman" w:hAnsi="Times New Roman" w:cs="Times New Roman"/>
          <w:sz w:val="28"/>
          <w:szCs w:val="28"/>
        </w:rPr>
        <w:t>ої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кільк</w:t>
      </w:r>
      <w:r>
        <w:rPr>
          <w:rFonts w:ascii="Times New Roman" w:eastAsia="Times New Roman" w:hAnsi="Times New Roman" w:cs="Times New Roman"/>
          <w:sz w:val="28"/>
          <w:szCs w:val="28"/>
        </w:rPr>
        <w:t>ості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кластерів </w:t>
      </w:r>
      <w:r>
        <w:rPr>
          <w:rFonts w:ascii="Times New Roman" w:eastAsia="Times New Roman" w:hAnsi="Times New Roman" w:cs="Times New Roman"/>
          <w:sz w:val="28"/>
          <w:szCs w:val="28"/>
        </w:rPr>
        <w:t>використовують метод ліктя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18500B" w14:textId="1F974758" w:rsidR="0002645B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У кластерному аналізі метод </w:t>
      </w:r>
      <w:r>
        <w:rPr>
          <w:rFonts w:ascii="Times New Roman" w:eastAsia="Times New Roman" w:hAnsi="Times New Roman" w:cs="Times New Roman"/>
          <w:sz w:val="28"/>
          <w:szCs w:val="28"/>
        </w:rPr>
        <w:t>ліктя</w:t>
      </w: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 є евристичним методом, який використовується для визначення кількості кластерів у наборі даних. Метод складається з побудови графіка пояснення варіації як функції від кількості кластерів і вибору </w:t>
      </w:r>
      <w:r>
        <w:rPr>
          <w:rFonts w:ascii="Times New Roman" w:eastAsia="Times New Roman" w:hAnsi="Times New Roman" w:cs="Times New Roman"/>
          <w:sz w:val="28"/>
          <w:szCs w:val="28"/>
        </w:rPr>
        <w:t>ліктя</w:t>
      </w: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 кривої як кількості кластерів для використання.</w:t>
      </w:r>
    </w:p>
    <w:p w14:paraId="0998CA65" w14:textId="0DF6EA23" w:rsidR="0002645B" w:rsidRPr="0002645B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Використаємо метод ліктя на нашому датасеті. Для цього використаємо бібліотеку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sklearn.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149B7A8" w14:textId="04B8D2B2" w:rsidR="004A0CC3" w:rsidRDefault="0011201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05F03" wp14:editId="4BBA1DFE">
            <wp:extent cx="5073198" cy="3954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8908" cy="39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A711" w14:textId="737DBDF3" w:rsidR="0002645B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Застосування та візуалізація методу Ліктя</w:t>
      </w:r>
    </w:p>
    <w:p w14:paraId="6948F4A3" w14:textId="4C4563D3" w:rsidR="001E79C0" w:rsidRDefault="001E79C0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графіка бачимо що оптимальна кількість кластерів це 4 або 5, так як саме на цих позначках графік має прийнятні показники.</w:t>
      </w:r>
    </w:p>
    <w:p w14:paraId="0D3D1589" w14:textId="57A0E0F7" w:rsidR="00112016" w:rsidRDefault="00B346B1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Перейдемо до тренування моделі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7B66F24" w14:textId="083E8B3B" w:rsidR="00967CDF" w:rsidRDefault="003B0862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A35EA" wp14:editId="41C4EAD2">
            <wp:extent cx="5991686" cy="3619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2838" cy="36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0929" w14:textId="580A41CE" w:rsidR="004A5770" w:rsidRDefault="004A5770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Тренування моделі.</w:t>
      </w:r>
    </w:p>
    <w:p w14:paraId="62C4BF0B" w14:textId="7DF8CFFF" w:rsidR="00967CDF" w:rsidRDefault="00967CDF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зробимо візуалізацію отриманих даних.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ADC687C" w14:textId="4F9154E6" w:rsidR="00967CDF" w:rsidRDefault="003B0862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7AF78" wp14:editId="3B0B03DC">
            <wp:extent cx="6152515" cy="135445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353" w14:textId="1D6CD7B9" w:rsidR="009517F2" w:rsidRDefault="00881FCD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кластеризації.</w:t>
      </w:r>
    </w:p>
    <w:p w14:paraId="2C43ADD0" w14:textId="158A08A4" w:rsidR="00967CDF" w:rsidRDefault="003B0862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1F27E" wp14:editId="1740A6AA">
            <wp:extent cx="4638675" cy="3028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4083" w14:textId="57B7AE9D" w:rsidR="00881FCD" w:rsidRDefault="00881FCD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кластеризації алгоритмом К-середніх.</w:t>
      </w:r>
    </w:p>
    <w:p w14:paraId="5693E90D" w14:textId="1A06BD30" w:rsidR="00967CDF" w:rsidRDefault="00967CD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5D0C488" w14:textId="12A505EA" w:rsidR="00C136EA" w:rsidRPr="004D14A1" w:rsidRDefault="00967CDF" w:rsidP="00C136EA">
      <w:pPr>
        <w:pStyle w:val="8"/>
      </w:pPr>
      <w:bookmarkStart w:id="11" w:name="Hierarchical_clustering"/>
      <w:r w:rsidRPr="00C136EA">
        <w:lastRenderedPageBreak/>
        <w:t>Hierarchical clustering</w:t>
      </w:r>
      <w:bookmarkEnd w:id="11"/>
    </w:p>
    <w:p w14:paraId="5BD7B67D" w14:textId="44BEF799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Ієрархічна кластеризація — це алгоритм, який групує подібні об’єкти в групи, які називаються кластерами. Кінцева точка - це набір кластерів, де кожен кластер відрізняється один від одного, а об'єкти в кожному кластері в цілому схожі один на одного.</w:t>
      </w:r>
    </w:p>
    <w:p w14:paraId="55B97839" w14:textId="77B61D44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Ієрархічна кластеризація може бути виконана або з матрицею відстаней, або з необробленими даними. Коли надаються вихідні дані, програмне забезпечення автоматично обчислить матрицю відстані у фоновому режимі.</w:t>
      </w:r>
    </w:p>
    <w:p w14:paraId="32C1C652" w14:textId="77777777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Ієрархічні алгоритми діляться на агломеративні і дівізімні. </w:t>
      </w:r>
    </w:p>
    <w:p w14:paraId="4E390849" w14:textId="5CD0F2F2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9517F2">
        <w:rPr>
          <w:rFonts w:ascii="Times New Roman" w:eastAsia="Times New Roman" w:hAnsi="Times New Roman" w:cs="Times New Roman"/>
          <w:sz w:val="28"/>
          <w:szCs w:val="28"/>
        </w:rPr>
        <w:t>Агломеративні алгоритми - це алгоритми, які починають своє виконання з того, що кожен об'єкт заносять в свій власний кластер і в міру виконання об'єднують кластери, до тих пір, поки в кінці не отримує один кластер, що включає в себе всі об'єкти набору.</w:t>
      </w:r>
    </w:p>
    <w:p w14:paraId="208DB530" w14:textId="3F29F166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9517F2">
        <w:rPr>
          <w:rFonts w:ascii="Times New Roman" w:eastAsia="Times New Roman" w:hAnsi="Times New Roman" w:cs="Times New Roman"/>
          <w:sz w:val="28"/>
          <w:szCs w:val="28"/>
        </w:rPr>
        <w:t>Дивізімні алгоритми, навпаки, спочатку відносять всі об'єкти в один кластер і потім розділяють цей кластер до тих пір, поки кожен об'єкт не виявиться в своєму власному кластер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і (рис. 4.1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517F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758F4" w14:textId="0AA43364" w:rsidR="00F817E1" w:rsidRDefault="009517F2" w:rsidP="00F817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5A9786" wp14:editId="148342BE">
            <wp:extent cx="4076700" cy="22142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1683" cy="22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37ED" w14:textId="350AB712" w:rsidR="00F817E1" w:rsidRDefault="00F817E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Різниця між </w:t>
      </w:r>
      <w:r w:rsidR="00847D73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нгломеративними та </w:t>
      </w:r>
      <w:r w:rsidR="00847D73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ивізимними алгоритмами</w:t>
      </w:r>
    </w:p>
    <w:p w14:paraId="21DC3184" w14:textId="05CB1FB9" w:rsidR="00C136EA" w:rsidRDefault="00C136EA" w:rsidP="00707EED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Тож яким чином працює ієрархічна кластеризація?</w:t>
      </w:r>
    </w:p>
    <w:p w14:paraId="3872005D" w14:textId="77777777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Ієрархічна кластеризація починається з обробки кожного спостереження як окремого кластера. Потім він багаторазово виконує наступні два кроки: </w:t>
      </w:r>
    </w:p>
    <w:p w14:paraId="137D7E58" w14:textId="77777777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1) визначає два кластери, які знаходяться найближче один до одного </w:t>
      </w:r>
    </w:p>
    <w:p w14:paraId="029A96D7" w14:textId="77777777" w:rsidR="00F817E1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2) об’єднує два найбільш схожі кластери. </w:t>
      </w:r>
    </w:p>
    <w:p w14:paraId="5C8CA02C" w14:textId="17296D22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Цей ітераційний процес триває, поки всі кластери не будуть об’єднані разом. Це показано на діаграмах нижче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C136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6BF41D" w14:textId="525C3E02" w:rsidR="00F817E1" w:rsidRDefault="000F77D2" w:rsidP="00F817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0AEAEA" wp14:editId="1BD4EB86">
            <wp:extent cx="2739657" cy="51054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27" cy="511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B3C2" w14:textId="33B9D1B3" w:rsidR="00F817E1" w:rsidRDefault="00F817E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Процес роботи Ієрархічного Алгоритму.</w:t>
      </w:r>
    </w:p>
    <w:p w14:paraId="41E9D518" w14:textId="2F994A19" w:rsidR="000F77D2" w:rsidRDefault="000F77D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0F77D2"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Основним результатом ієрархічної кластеризації є дендрограма, яка показує ієрархічні відносини між кластерами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C4F42">
        <w:rPr>
          <w:rFonts w:ascii="Times New Roman" w:eastAsia="Times New Roman" w:hAnsi="Times New Roman" w:cs="Times New Roman"/>
          <w:sz w:val="28"/>
          <w:szCs w:val="28"/>
        </w:rPr>
        <w:t xml:space="preserve"> Також за допомогою дендрограми можно визначити оптимальну кількість кластерів.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 Використаємо це на нашому датасеті (рис.</w:t>
      </w:r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04FCCEAE" w14:textId="68C2E4B1" w:rsidR="000F77D2" w:rsidRDefault="000F77D2" w:rsidP="006838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5E444" wp14:editId="01624A0E">
            <wp:extent cx="6152515" cy="45218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4BF8" w14:textId="274BC6D7" w:rsidR="00683846" w:rsidRDefault="0068384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 Код для візуалізації дендрограми.</w:t>
      </w:r>
    </w:p>
    <w:p w14:paraId="49527F9A" w14:textId="4797551F" w:rsidR="00C136EA" w:rsidRDefault="000F77D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даної дендрограми можемо зробити висновок, що оптимальна кількість кластерів це 4.</w:t>
      </w:r>
    </w:p>
    <w:p w14:paraId="239F4F4D" w14:textId="22C2B7FF" w:rsidR="00511295" w:rsidRDefault="00511295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Перейдемо до тренування 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ієрархічного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алгоритму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 на нашому датасеті. У якості метрики використаємо евклідову відстань. (рис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797B2C32" wp14:editId="399A9556">
            <wp:extent cx="6152515" cy="1329055"/>
            <wp:effectExtent l="0" t="0" r="63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A48B" w14:textId="2436EDF2" w:rsidR="00511295" w:rsidRDefault="00683846" w:rsidP="00D85E19">
      <w:pPr>
        <w:spacing w:after="24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тренування Ієрархічного алгоритму.</w:t>
      </w:r>
      <w:r w:rsidR="00511295" w:rsidRPr="00511295">
        <w:rPr>
          <w:noProof/>
        </w:rPr>
        <w:t xml:space="preserve"> </w:t>
      </w:r>
    </w:p>
    <w:p w14:paraId="76E1D1B7" w14:textId="79C4F985" w:rsidR="00511295" w:rsidRDefault="00683846" w:rsidP="00C136EA">
      <w:pPr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Провізуалізуємо результат (рис.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511295">
        <w:rPr>
          <w:rFonts w:ascii="Times New Roman" w:eastAsia="Times New Roman" w:hAnsi="Times New Roman" w:cs="Times New Roman"/>
          <w:sz w:val="28"/>
          <w:szCs w:val="28"/>
        </w:rPr>
        <w:t>.</w:t>
      </w:r>
      <w:r w:rsidR="00511295" w:rsidRPr="00511295">
        <w:rPr>
          <w:noProof/>
        </w:rPr>
        <w:t xml:space="preserve"> </w:t>
      </w:r>
    </w:p>
    <w:p w14:paraId="5AA4D7EF" w14:textId="64F6FE9C" w:rsidR="00A224CA" w:rsidRDefault="00511295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7400F0" wp14:editId="658B90DB">
            <wp:extent cx="6152515" cy="442023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D82C" w14:textId="0E7CC7C2" w:rsidR="00A224CA" w:rsidRPr="00A564CE" w:rsidRDefault="00683846" w:rsidP="00A564CE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результатів Ієрархічної кластеризації.</w:t>
      </w:r>
    </w:p>
    <w:p w14:paraId="3BA894C0" w14:textId="77B1AD82" w:rsidR="00A224CA" w:rsidRPr="00CF14F1" w:rsidRDefault="00A224CA" w:rsidP="00A224CA">
      <w:pPr>
        <w:pStyle w:val="8"/>
      </w:pPr>
      <w:bookmarkStart w:id="12" w:name="Fuzzy_C_means"/>
      <w:r w:rsidRPr="00A224CA">
        <w:lastRenderedPageBreak/>
        <w:t xml:space="preserve">Fuzzy C-means </w:t>
      </w:r>
    </w:p>
    <w:p w14:paraId="11318943" w14:textId="3230775D" w:rsidR="00BC3CCE" w:rsidRDefault="00A224CA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 </w:t>
      </w:r>
      <w:r w:rsidR="0055752B">
        <w:rPr>
          <w:rFonts w:ascii="Times New Roman" w:eastAsia="Times New Roman" w:hAnsi="Times New Roman" w:cs="Times New Roman"/>
          <w:sz w:val="28"/>
          <w:szCs w:val="28"/>
        </w:rPr>
        <w:t xml:space="preserve">нечітких с-середніх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це алгоритм м’якої кластеризації. </w:t>
      </w:r>
    </w:p>
    <w:p w14:paraId="2AF272DF" w14:textId="2CCC3AAA" w:rsidR="0055752B" w:rsidRP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>У методі кластеризації нечітких c-середніх (FCM) ми маємо два параметри, μ_ij і c_i, і один гіперпараметр m.</w:t>
      </w:r>
    </w:p>
    <w:p w14:paraId="084D4B3E" w14:textId="77777777" w:rsidR="009060AE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μ_ij, значення приналежності, — це ймовірність того, що j-та точка даних належить i-му кластеру, і вона обмежена тим, що сума μ_ij над центрами кластера C дорівнює 1 для кожної точки даних j. </w:t>
      </w:r>
    </w:p>
    <w:p w14:paraId="3DEFD024" w14:textId="77777777" w:rsidR="009060AE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c_i — центр i-го кластера (такий самий вимір із X). </w:t>
      </w:r>
    </w:p>
    <w:p w14:paraId="47BD7DA9" w14:textId="2414D754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 w:rsidR="00BC3CCE">
        <w:rPr>
          <w:rFonts w:ascii="Times New Roman" w:eastAsia="Times New Roman" w:hAnsi="Times New Roman" w:cs="Times New Roman"/>
          <w:sz w:val="28"/>
          <w:szCs w:val="28"/>
        </w:rPr>
        <w:t xml:space="preserve">гіперпараметр 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t>m контролює, наскільки нечіткою має бути межа кластера.</w:t>
      </w:r>
    </w:p>
    <w:p w14:paraId="4E9576D3" w14:textId="0F0E7A3C" w:rsidR="00BC3CCE" w:rsidRPr="00A224CA" w:rsidRDefault="00BC3CCE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Роздивимося на прикладі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6C4F30" w14:textId="4789FE2E" w:rsidR="00A224CA" w:rsidRDefault="0055752B" w:rsidP="00CF14F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64257F" wp14:editId="18BD2D47">
            <wp:extent cx="3992880" cy="3952906"/>
            <wp:effectExtent l="0" t="0" r="762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1" cy="39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FB09" w14:textId="316C7496" w:rsidR="00CF14F1" w:rsidRDefault="00CF14F1" w:rsidP="00CF14F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Графічний приклад роботи алгоритму нечітких С-середніх.</w:t>
      </w:r>
    </w:p>
    <w:p w14:paraId="14794A84" w14:textId="7703B74C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>У наведеному вище графіку ми дивимося на 5-</w:t>
      </w:r>
      <w:r w:rsidR="00BC3CCE">
        <w:rPr>
          <w:rFonts w:ascii="Times New Roman" w:eastAsia="Times New Roman" w:hAnsi="Times New Roman" w:cs="Times New Roman"/>
          <w:sz w:val="28"/>
          <w:szCs w:val="28"/>
        </w:rPr>
        <w:t>ту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точку даних X_5 і припустимо, що ми знаємо, що є лише два кластери, а поточні центри кластерів 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lastRenderedPageBreak/>
        <w:t>— c_1 і c_2. μ_25 – ймовірність того, що 5-а точка даних належить до 2-го кластеру, а μ_15 – ймовірність того, що 5-а точка даних належить 1-му кластеру. Тоді ми бачимо, що 5-а точка даних набагато ближча до c_2, ніж c_1, тому μ_25 (0,6) більше, ніж μ_15 (0,4). І вони відповідають обмеженню, що сума μ для кожної точки даних дорівнює 1, де μ_15 + μ_25 = 1.</w:t>
      </w:r>
    </w:p>
    <w:p w14:paraId="1D503943" w14:textId="018DDE23" w:rsidR="0055752B" w:rsidRPr="00BC31E5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Об’єктивна функція цього алгоритму:</w:t>
      </w:r>
    </w:p>
    <w:p w14:paraId="5F098D39" w14:textId="45A8E173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98458" wp14:editId="27FC3F4F">
            <wp:extent cx="2636520" cy="10158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70" cy="102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E4F8" w14:textId="79192DD2" w:rsidR="00A373CC" w:rsidRDefault="00BC3CCE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Формально</w:t>
      </w:r>
      <w:r w:rsidR="00A373CC" w:rsidRPr="00A373CC">
        <w:rPr>
          <w:rFonts w:ascii="Times New Roman" w:eastAsia="Times New Roman" w:hAnsi="Times New Roman" w:cs="Times New Roman"/>
          <w:sz w:val="28"/>
          <w:szCs w:val="28"/>
        </w:rPr>
        <w:t xml:space="preserve"> алгоритм FCM можна описати </w:t>
      </w:r>
      <w:r w:rsidR="00A373CC">
        <w:rPr>
          <w:rFonts w:ascii="Times New Roman" w:eastAsia="Times New Roman" w:hAnsi="Times New Roman" w:cs="Times New Roman"/>
          <w:sz w:val="28"/>
          <w:szCs w:val="28"/>
        </w:rPr>
        <w:t>так:</w:t>
      </w:r>
    </w:p>
    <w:p w14:paraId="55FFCBB9" w14:textId="0A5CC461" w:rsidR="00BC3CCE" w:rsidRDefault="00BC3CCE" w:rsidP="00CF14F1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Випадково розкидаємо центри кластерів.</w:t>
      </w:r>
    </w:p>
    <w:p w14:paraId="23E66673" w14:textId="2C095437" w:rsidR="00BC3CCE" w:rsidRPr="00A564CE" w:rsidRDefault="00BC3CCE" w:rsidP="00CF14F1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564CE">
        <w:rPr>
          <w:rFonts w:ascii="Times New Roman" w:eastAsia="Times New Roman" w:hAnsi="Times New Roman" w:cs="Times New Roman"/>
          <w:sz w:val="28"/>
          <w:szCs w:val="28"/>
        </w:rPr>
        <w:t>Повторюємо ці два пункти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 xml:space="preserve"> поки зміна U між двома ітераціями не стала дуже мала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(заздалегідь визначене відсічення)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CDD4E9" w14:textId="5CA2FB11" w:rsidR="00BC3CCE" w:rsidRDefault="00BC3CCE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3C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2.1) 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>Обчислюємо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та оновлюємо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нечітку належність </w:t>
      </w:r>
      <w:r w:rsidRPr="00A564CE">
        <w:rPr>
          <w:noProof/>
        </w:rPr>
        <w:drawing>
          <wp:inline distT="0" distB="0" distL="0" distR="0" wp14:anchorId="2C81EBB3" wp14:editId="2026E7C5">
            <wp:extent cx="282575" cy="319829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312" cy="3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для кожн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даних у кластері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 xml:space="preserve"> за формулою:</w:t>
      </w:r>
    </w:p>
    <w:p w14:paraId="2955D482" w14:textId="7CF08BB5" w:rsidR="00EC03E2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FD0391" wp14:editId="776B256A">
            <wp:extent cx="2735580" cy="861093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9772" cy="8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94C4" w14:textId="686DE3F9" w:rsidR="00DD673B" w:rsidRDefault="00DD673B" w:rsidP="00CF14F1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Або ж:</w:t>
      </w:r>
    </w:p>
    <w:p w14:paraId="5ACFC14A" w14:textId="702745C8" w:rsidR="00DD673B" w:rsidRPr="00DD673B" w:rsidRDefault="00DD673B" w:rsidP="00CF14F1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D0CA2" wp14:editId="6CC19C45">
            <wp:extent cx="2712720" cy="150628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8191" cy="151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3512" w14:textId="5849834C" w:rsidR="00EC03E2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2.2) 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>Обчислюємо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та оновлюємо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центроїду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401AFCC3" wp14:editId="4199A4E8">
            <wp:extent cx="285750" cy="3505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кожного кластеру за формулою:</w:t>
      </w:r>
    </w:p>
    <w:p w14:paraId="28260DD1" w14:textId="1AC5E235" w:rsidR="00A373CC" w:rsidRPr="00AB46DF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01E4FD" wp14:editId="4125888F">
            <wp:extent cx="2015056" cy="1082040"/>
            <wp:effectExtent l="0" t="0" r="444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7723" cy="10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48C4" w14:textId="13011F4B" w:rsidR="00A373CC" w:rsidRDefault="00226E6F" w:rsidP="00A224C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Перейдемо до реалізації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алгоритму нечітких С-середніх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нашому датасеті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BCA35D" w14:textId="16A02B0F" w:rsidR="00EC03E2" w:rsidRDefault="000E69B1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5BCBC0" wp14:editId="167146FE">
            <wp:extent cx="6152515" cy="319849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948D" w14:textId="5F9B64C2" w:rsidR="00C33BEC" w:rsidRP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тренування та візуалізації алгоритму нечітких С-середніх.</w:t>
      </w:r>
    </w:p>
    <w:p w14:paraId="0ED93ECE" w14:textId="0409FD7F" w:rsidR="00C8445E" w:rsidRDefault="000E69B1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C9352" wp14:editId="7FD9140D">
            <wp:extent cx="3032760" cy="28815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9150" cy="2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A1EB" w14:textId="1C0E089D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роботи алгоритму нечітких С-середніх.</w:t>
      </w:r>
    </w:p>
    <w:p w14:paraId="5F0F28C0" w14:textId="0A184C76" w:rsidR="00A3223F" w:rsidRDefault="00A3223F" w:rsidP="00A3223F">
      <w:pPr>
        <w:pStyle w:val="8"/>
      </w:pPr>
      <w:bookmarkStart w:id="13" w:name="кластер_з_більш_2"/>
      <w:r>
        <w:t>Кластеризація з більш ніж двома параметрами</w:t>
      </w:r>
      <w:bookmarkEnd w:id="13"/>
      <w:r>
        <w:t xml:space="preserve">. </w:t>
      </w:r>
    </w:p>
    <w:p w14:paraId="6139FF04" w14:textId="413A6A79" w:rsidR="00A3223F" w:rsidRDefault="00A3223F" w:rsidP="00FF69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Іноді в задачі кластеризації може виникнути необхідність </w:t>
      </w:r>
      <w:r w:rsidR="002A78AE">
        <w:rPr>
          <w:rFonts w:ascii="Times New Roman" w:hAnsi="Times New Roman" w:cs="Times New Roman"/>
          <w:sz w:val="28"/>
          <w:szCs w:val="28"/>
        </w:rPr>
        <w:t>враховувати більш ніж 2 параметра. В такому випадку доцільно використовувати алгоритм К-середніх.</w:t>
      </w:r>
      <w:r w:rsidR="00BC06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61FDA57" w14:textId="519BE3CF" w:rsidR="003B3964" w:rsidRDefault="00707EED" w:rsidP="00FF696E">
      <w:pPr>
        <w:rPr>
          <w:noProof/>
        </w:rPr>
      </w:pPr>
      <w:r w:rsidRPr="00707EED">
        <w:rPr>
          <w:rFonts w:ascii="Times New Roman" w:hAnsi="Times New Roman" w:cs="Times New Roman"/>
          <w:sz w:val="28"/>
          <w:szCs w:val="28"/>
        </w:rPr>
        <w:t xml:space="preserve">По-перше, так як ми </w:t>
      </w:r>
      <w:r>
        <w:rPr>
          <w:rFonts w:ascii="Times New Roman" w:hAnsi="Times New Roman" w:cs="Times New Roman"/>
          <w:sz w:val="28"/>
          <w:szCs w:val="28"/>
        </w:rPr>
        <w:t xml:space="preserve">записуємо в датафрейм </w:t>
      </w:r>
      <w:r w:rsidR="00FF696E">
        <w:rPr>
          <w:rFonts w:ascii="Times New Roman" w:hAnsi="Times New Roman" w:cs="Times New Roman"/>
          <w:sz w:val="28"/>
          <w:szCs w:val="28"/>
        </w:rPr>
        <w:t>три</w:t>
      </w:r>
      <w:r w:rsidR="003B3964">
        <w:rPr>
          <w:rFonts w:ascii="Times New Roman" w:hAnsi="Times New Roman" w:cs="Times New Roman"/>
          <w:sz w:val="28"/>
          <w:szCs w:val="28"/>
        </w:rPr>
        <w:t xml:space="preserve"> показники замість двух, треба реалізувати метод ліктя для нових даних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 w:rsidR="003B3964">
        <w:rPr>
          <w:rFonts w:ascii="Times New Roman" w:hAnsi="Times New Roman" w:cs="Times New Roman"/>
          <w:sz w:val="28"/>
          <w:szCs w:val="28"/>
        </w:rPr>
        <w:t>.27)</w:t>
      </w:r>
      <w:r w:rsidR="003B3964" w:rsidRPr="003B3964">
        <w:rPr>
          <w:noProof/>
        </w:rPr>
        <w:t xml:space="preserve"> </w:t>
      </w:r>
    </w:p>
    <w:p w14:paraId="6A44A507" w14:textId="638F93A4" w:rsidR="003B3964" w:rsidRDefault="003B3964" w:rsidP="00D85E19">
      <w:pPr>
        <w:spacing w:after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B4D80CD" wp14:editId="6E4BF11A">
            <wp:extent cx="4632960" cy="462550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5371" cy="46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589B" w14:textId="33058AEF" w:rsidR="00FF696E" w:rsidRDefault="003B3964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.27 – Метод ліктя для нового датафрейму.</w:t>
      </w:r>
    </w:p>
    <w:p w14:paraId="78090BA9" w14:textId="03FD9058" w:rsidR="00BC06A5" w:rsidRDefault="001A4C83" w:rsidP="00FF696E">
      <w:pPr>
        <w:rPr>
          <w:rFonts w:ascii="Times New Roman" w:hAnsi="Times New Roman" w:cs="Times New Roman"/>
          <w:sz w:val="28"/>
          <w:szCs w:val="28"/>
        </w:rPr>
      </w:pPr>
      <w:r w:rsidRPr="001A4C83">
        <w:rPr>
          <w:rFonts w:ascii="Times New Roman" w:hAnsi="Times New Roman" w:cs="Times New Roman"/>
          <w:sz w:val="28"/>
          <w:szCs w:val="28"/>
        </w:rPr>
        <w:t>Тепер із кривої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4C83">
        <w:rPr>
          <w:rFonts w:ascii="Times New Roman" w:hAnsi="Times New Roman" w:cs="Times New Roman"/>
          <w:sz w:val="28"/>
          <w:szCs w:val="28"/>
        </w:rPr>
        <w:t xml:space="preserve">видно, що оптимальна кількість кластерів, тобто n_clusters, дорівнює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Далі застосуємо о</w:t>
      </w:r>
      <w:r w:rsidRPr="001A4C83">
        <w:rPr>
          <w:rFonts w:ascii="Times New Roman" w:hAnsi="Times New Roman" w:cs="Times New Roman"/>
          <w:sz w:val="28"/>
          <w:szCs w:val="28"/>
        </w:rPr>
        <w:t>птимальн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1A4C83">
        <w:rPr>
          <w:rFonts w:ascii="Times New Roman" w:hAnsi="Times New Roman" w:cs="Times New Roman"/>
          <w:sz w:val="28"/>
          <w:szCs w:val="28"/>
        </w:rPr>
        <w:t xml:space="preserve"> кластеризаці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1A4C83">
        <w:rPr>
          <w:rFonts w:ascii="Times New Roman" w:hAnsi="Times New Roman" w:cs="Times New Roman"/>
          <w:sz w:val="28"/>
          <w:szCs w:val="28"/>
        </w:rPr>
        <w:t xml:space="preserve"> k-середніх, щоб знайти номер кластера для кожн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1A4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ноди </w:t>
      </w:r>
      <w:r w:rsidRPr="001A4C83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.28)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</w:p>
    <w:p w14:paraId="4C5924AD" w14:textId="7CEC19B2" w:rsidR="001A4C83" w:rsidRDefault="001A4C83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DB2678" wp14:editId="72A3471D">
            <wp:extent cx="6152515" cy="1047115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ACBE" w14:textId="0FBD382D" w:rsidR="001A4C83" w:rsidRDefault="001A4C83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.28 – Застосування кластеризації К-середніх.</w:t>
      </w:r>
    </w:p>
    <w:p w14:paraId="5ED24664" w14:textId="2C07DD03" w:rsidR="001A4C83" w:rsidRDefault="001A4C83" w:rsidP="00FF696E">
      <w:pPr>
        <w:rPr>
          <w:rFonts w:ascii="Times New Roman" w:hAnsi="Times New Roman" w:cs="Times New Roman"/>
          <w:sz w:val="28"/>
          <w:szCs w:val="28"/>
        </w:rPr>
      </w:pPr>
      <w:r w:rsidRPr="001A4C83">
        <w:rPr>
          <w:rFonts w:ascii="Times New Roman" w:hAnsi="Times New Roman" w:cs="Times New Roman"/>
          <w:sz w:val="28"/>
          <w:szCs w:val="28"/>
        </w:rPr>
        <w:lastRenderedPageBreak/>
        <w:t xml:space="preserve">Тепер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1A4C83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1A4C83">
        <w:rPr>
          <w:rFonts w:ascii="Times New Roman" w:hAnsi="Times New Roman" w:cs="Times New Roman"/>
          <w:sz w:val="28"/>
          <w:szCs w:val="28"/>
        </w:rPr>
        <w:t xml:space="preserve"> додати додатковий стовпець у кінці під назвою «кластер», щоб вказати, до якого кластера належать дані. Як зазвичай, нумерація кластер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1A4C83">
        <w:rPr>
          <w:rFonts w:ascii="Times New Roman" w:hAnsi="Times New Roman" w:cs="Times New Roman"/>
          <w:sz w:val="28"/>
          <w:szCs w:val="28"/>
        </w:rPr>
        <w:t xml:space="preserve"> починається з 0</w:t>
      </w:r>
      <w:r w:rsidR="00AF161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 w:rsidR="00AF1614">
        <w:rPr>
          <w:rFonts w:ascii="Times New Roman" w:hAnsi="Times New Roman" w:cs="Times New Roman"/>
          <w:sz w:val="28"/>
          <w:szCs w:val="28"/>
        </w:rPr>
        <w:t>.29)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</w:p>
    <w:p w14:paraId="39FC7E8E" w14:textId="2264435A" w:rsidR="001A4C83" w:rsidRDefault="001A4C83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0E4E66" wp14:editId="1BA4F553">
            <wp:extent cx="6152515" cy="587375"/>
            <wp:effectExtent l="0" t="0" r="63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9122" w14:textId="2A71EAD8" w:rsidR="001A4C83" w:rsidRDefault="00AF1614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.29 – Код для додавання нового стовпця.</w:t>
      </w:r>
    </w:p>
    <w:p w14:paraId="08442856" w14:textId="74E810F0" w:rsidR="00D965EE" w:rsidRDefault="00AF1614" w:rsidP="00FF696E">
      <w:pPr>
        <w:rPr>
          <w:noProof/>
        </w:rPr>
      </w:pPr>
      <w:r w:rsidRPr="00AF1614">
        <w:rPr>
          <w:rFonts w:ascii="Times New Roman" w:hAnsi="Times New Roman" w:cs="Times New Roman"/>
          <w:sz w:val="28"/>
          <w:szCs w:val="28"/>
        </w:rPr>
        <w:t xml:space="preserve">Тепер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AF1614">
        <w:rPr>
          <w:rFonts w:ascii="Times New Roman" w:hAnsi="Times New Roman" w:cs="Times New Roman"/>
          <w:sz w:val="28"/>
          <w:szCs w:val="28"/>
        </w:rPr>
        <w:t xml:space="preserve"> розділити таблицю даних на </w:t>
      </w:r>
      <w:r w:rsidR="00D965EE">
        <w:rPr>
          <w:rFonts w:ascii="Times New Roman" w:hAnsi="Times New Roman" w:cs="Times New Roman"/>
          <w:sz w:val="28"/>
          <w:szCs w:val="28"/>
        </w:rPr>
        <w:t>чотири</w:t>
      </w:r>
      <w:r w:rsidRPr="00AF1614">
        <w:rPr>
          <w:rFonts w:ascii="Times New Roman" w:hAnsi="Times New Roman" w:cs="Times New Roman"/>
          <w:sz w:val="28"/>
          <w:szCs w:val="28"/>
        </w:rPr>
        <w:t xml:space="preserve"> частини. Од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містить дані з кластером 0 (перший кластер), а інш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містить дані з кластером 1 (другий кластер)</w:t>
      </w:r>
      <w:r>
        <w:rPr>
          <w:rFonts w:ascii="Times New Roman" w:hAnsi="Times New Roman" w:cs="Times New Roman"/>
          <w:sz w:val="28"/>
          <w:szCs w:val="28"/>
        </w:rPr>
        <w:t xml:space="preserve"> ітд…</w:t>
      </w:r>
      <w:r w:rsidRPr="00AF16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Назвемо</w:t>
      </w:r>
      <w:r w:rsidRPr="00AF1614">
        <w:rPr>
          <w:rFonts w:ascii="Times New Roman" w:hAnsi="Times New Roman" w:cs="Times New Roman"/>
          <w:sz w:val="28"/>
          <w:szCs w:val="28"/>
        </w:rPr>
        <w:t xml:space="preserve"> дані1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F1614">
        <w:rPr>
          <w:rFonts w:ascii="Times New Roman" w:hAnsi="Times New Roman" w:cs="Times New Roman"/>
          <w:sz w:val="28"/>
          <w:szCs w:val="28"/>
        </w:rPr>
        <w:t xml:space="preserve"> дані2</w:t>
      </w:r>
      <w:r w:rsidR="00D965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ітд…</w:t>
      </w:r>
      <w:r w:rsidRPr="00AF1614">
        <w:rPr>
          <w:rFonts w:ascii="Times New Roman" w:hAnsi="Times New Roman" w:cs="Times New Roman"/>
          <w:sz w:val="28"/>
          <w:szCs w:val="28"/>
        </w:rPr>
        <w:t xml:space="preserve"> відповідно</w:t>
      </w:r>
      <w:r w:rsidR="00D965EE">
        <w:rPr>
          <w:rFonts w:ascii="Times New Roman" w:hAnsi="Times New Roman" w:cs="Times New Roman"/>
          <w:sz w:val="28"/>
          <w:szCs w:val="28"/>
        </w:rPr>
        <w:t xml:space="preserve"> (рис.4.30) </w:t>
      </w:r>
      <w:r w:rsidRPr="00AF1614">
        <w:rPr>
          <w:rFonts w:ascii="Times New Roman" w:hAnsi="Times New Roman" w:cs="Times New Roman"/>
          <w:sz w:val="28"/>
          <w:szCs w:val="28"/>
        </w:rPr>
        <w:t>.</w:t>
      </w:r>
      <w:r w:rsidR="00D965EE" w:rsidRPr="00D965EE">
        <w:rPr>
          <w:noProof/>
        </w:rPr>
        <w:t xml:space="preserve"> </w:t>
      </w:r>
    </w:p>
    <w:p w14:paraId="6E690CFA" w14:textId="671B9CEF" w:rsidR="00AF1614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B01A4" wp14:editId="19DABDE8">
            <wp:extent cx="2895600" cy="895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79A8" w14:textId="05DEBCD4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4.30 – Код для розділення таблиць на частини.</w:t>
      </w:r>
    </w:p>
    <w:p w14:paraId="4CFECB62" w14:textId="78781AEC" w:rsidR="00D965EE" w:rsidRDefault="00D965EE" w:rsidP="00FF696E">
      <w:pPr>
        <w:rPr>
          <w:rFonts w:ascii="Times New Roman" w:hAnsi="Times New Roman" w:cs="Times New Roman"/>
          <w:sz w:val="28"/>
          <w:szCs w:val="28"/>
        </w:rPr>
      </w:pPr>
      <w:r w:rsidRPr="00D965EE">
        <w:rPr>
          <w:rFonts w:ascii="Times New Roman" w:hAnsi="Times New Roman" w:cs="Times New Roman"/>
          <w:sz w:val="28"/>
          <w:szCs w:val="28"/>
        </w:rPr>
        <w:t xml:space="preserve">На цьому етапі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D96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маємо</w:t>
      </w:r>
      <w:r w:rsidRPr="00D965EE">
        <w:rPr>
          <w:rFonts w:ascii="Times New Roman" w:hAnsi="Times New Roman" w:cs="Times New Roman"/>
          <w:sz w:val="28"/>
          <w:szCs w:val="28"/>
        </w:rPr>
        <w:t xml:space="preserve"> необхідні дані, розділені на кластери. Тепер замість 2D-графіка ми використовуємо 3D-граф</w:t>
      </w:r>
      <w:r>
        <w:rPr>
          <w:rFonts w:ascii="Times New Roman" w:hAnsi="Times New Roman" w:cs="Times New Roman"/>
          <w:sz w:val="28"/>
          <w:szCs w:val="28"/>
        </w:rPr>
        <w:t>ік</w:t>
      </w:r>
      <w:r w:rsidRPr="00D965EE">
        <w:rPr>
          <w:rFonts w:ascii="Times New Roman" w:hAnsi="Times New Roman" w:cs="Times New Roman"/>
          <w:sz w:val="28"/>
          <w:szCs w:val="28"/>
        </w:rPr>
        <w:t xml:space="preserve">, оскільки тут працюємо з 3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  <w:r w:rsidRPr="00D965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 кожним новим параметром, потрібно збільшувати кількість вимірів на 1.</w:t>
      </w:r>
      <w:r w:rsidRPr="00D96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Призначаємо кожному кластеру окремий колір та візуалізуємо графік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.31 -</w:t>
      </w:r>
      <w:r w:rsidR="00C53BB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.32)</w:t>
      </w:r>
    </w:p>
    <w:p w14:paraId="3A4B161F" w14:textId="37CF23C6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1AFDF3" wp14:editId="35FB4AEF">
            <wp:extent cx="6152515" cy="155130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49B" w14:textId="4E9C5820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.31 – Код для побудови графіка кластеризації.</w:t>
      </w:r>
    </w:p>
    <w:p w14:paraId="5F10CDDC" w14:textId="51BED931" w:rsidR="00D965EE" w:rsidRDefault="00D965EE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B8AAA" wp14:editId="3CD34FC2">
            <wp:extent cx="4429125" cy="30289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644" w14:textId="601FE8F9" w:rsidR="00D965EE" w:rsidRDefault="00D965EE" w:rsidP="00D85E1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.32 – Візуалізація кластеризації з 3 параметрами.</w:t>
      </w:r>
    </w:p>
    <w:p w14:paraId="14C77409" w14:textId="2332B696" w:rsidR="00A564CE" w:rsidRDefault="00F24955" w:rsidP="00A564CE">
      <w:pPr>
        <w:rPr>
          <w:rFonts w:ascii="Times New Roman" w:hAnsi="Times New Roman" w:cs="Times New Roman"/>
          <w:sz w:val="28"/>
          <w:szCs w:val="28"/>
        </w:rPr>
      </w:pPr>
      <w:r w:rsidRPr="00F24955">
        <w:rPr>
          <w:rFonts w:ascii="Times New Roman" w:hAnsi="Times New Roman" w:cs="Times New Roman"/>
          <w:sz w:val="28"/>
          <w:szCs w:val="28"/>
        </w:rPr>
        <w:t>Але які методи візуалізації використовувати</w:t>
      </w:r>
      <w:r w:rsidR="00FF696E" w:rsidRPr="00F24955">
        <w:rPr>
          <w:rFonts w:ascii="Times New Roman" w:hAnsi="Times New Roman" w:cs="Times New Roman"/>
          <w:sz w:val="28"/>
          <w:szCs w:val="28"/>
        </w:rPr>
        <w:t xml:space="preserve"> коли параметрів більше ніж 3</w:t>
      </w:r>
      <w:r w:rsidRPr="00F24955">
        <w:rPr>
          <w:rFonts w:ascii="Times New Roman" w:hAnsi="Times New Roman" w:cs="Times New Roman"/>
          <w:sz w:val="28"/>
          <w:szCs w:val="28"/>
        </w:rPr>
        <w:t>? Розглянемо декілька з них.</w:t>
      </w:r>
      <w:r w:rsidR="00A564CE">
        <w:rPr>
          <w:rFonts w:ascii="Times New Roman" w:hAnsi="Times New Roman" w:cs="Times New Roman"/>
          <w:sz w:val="28"/>
          <w:szCs w:val="28"/>
        </w:rPr>
        <w:t xml:space="preserve"> </w:t>
      </w:r>
      <w:r w:rsidRPr="00F24955">
        <w:rPr>
          <w:rFonts w:ascii="Times New Roman" w:hAnsi="Times New Roman" w:cs="Times New Roman"/>
          <w:sz w:val="28"/>
          <w:szCs w:val="28"/>
        </w:rPr>
        <w:t>Нашим першим методом візуалізації буде аналіз основних компонентів (PCA).</w:t>
      </w:r>
      <w:r w:rsidR="00A56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21352B" w14:textId="17E3AF44" w:rsidR="00FF696E" w:rsidRDefault="00F24955" w:rsidP="00A564CE">
      <w:pPr>
        <w:rPr>
          <w:rFonts w:ascii="Times New Roman" w:hAnsi="Times New Roman" w:cs="Times New Roman"/>
          <w:sz w:val="28"/>
          <w:szCs w:val="28"/>
        </w:rPr>
      </w:pPr>
      <w:r w:rsidRPr="00F24955">
        <w:rPr>
          <w:rFonts w:ascii="Times New Roman" w:hAnsi="Times New Roman" w:cs="Times New Roman"/>
          <w:sz w:val="28"/>
          <w:szCs w:val="28"/>
        </w:rPr>
        <w:t xml:space="preserve">PCA — це алгоритм, який використовується для зменшення розмірності, тобто неофіційно, що він може приймати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 xml:space="preserve"> з багатьма стовпцями і повертати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 xml:space="preserve"> зі зменшеною кількістю стовпців, який все ще зберігає велику частину інформації зі стовпців вихідного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24955">
        <w:rPr>
          <w:rFonts w:ascii="Times New Roman" w:hAnsi="Times New Roman" w:cs="Times New Roman"/>
          <w:sz w:val="28"/>
          <w:szCs w:val="28"/>
        </w:rPr>
        <w:t xml:space="preserve">. Стовпці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24955">
        <w:rPr>
          <w:rFonts w:ascii="Times New Roman" w:hAnsi="Times New Roman" w:cs="Times New Roman"/>
          <w:sz w:val="28"/>
          <w:szCs w:val="28"/>
        </w:rPr>
        <w:t>, отримані за допомогою процедури PCA, називаються основними компонентами. Ми будемо використовувати ці основні компоненти, щоб допомогти нам візуалізувати наші кластери в 1-D, 2-D і 3-D просторах, оскільки ми не можемо легко візуалізувати дані, які ми маємо, у більш високих вимірах. Наприклад, ми можемо використовувати два головні компоненти для візуалізації кластерів у 2-D просторі або три головні компоненти для візуалізації кластерів у 3-D просторі.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4955">
        <w:rPr>
          <w:rFonts w:ascii="Times New Roman" w:hAnsi="Times New Roman" w:cs="Times New Roman"/>
          <w:sz w:val="28"/>
          <w:szCs w:val="28"/>
        </w:rPr>
        <w:t xml:space="preserve">Але спочатку ми </w:t>
      </w:r>
      <w:r w:rsidR="004D54A5">
        <w:rPr>
          <w:rFonts w:ascii="Times New Roman" w:hAnsi="Times New Roman" w:cs="Times New Roman"/>
          <w:sz w:val="28"/>
          <w:szCs w:val="28"/>
        </w:rPr>
        <w:t xml:space="preserve">імпортуємо бібліотеки, визначимо основний </w:t>
      </w:r>
      <w:r w:rsidR="004D54A5">
        <w:rPr>
          <w:rFonts w:ascii="Times New Roman" w:hAnsi="Times New Roman" w:cs="Times New Roman"/>
          <w:sz w:val="28"/>
          <w:szCs w:val="28"/>
        </w:rPr>
        <w:lastRenderedPageBreak/>
        <w:t xml:space="preserve">датафрейм та </w:t>
      </w:r>
      <w:r w:rsidRPr="00F24955">
        <w:rPr>
          <w:rFonts w:ascii="Times New Roman" w:hAnsi="Times New Roman" w:cs="Times New Roman"/>
          <w:sz w:val="28"/>
          <w:szCs w:val="28"/>
        </w:rPr>
        <w:t xml:space="preserve">створимо окремий, менший </w:t>
      </w:r>
      <w:r w:rsidR="004D54A5">
        <w:rPr>
          <w:rFonts w:ascii="Times New Roman" w:hAnsi="Times New Roman" w:cs="Times New Roman"/>
          <w:sz w:val="28"/>
          <w:szCs w:val="28"/>
        </w:rPr>
        <w:t xml:space="preserve">датафрейм - </w:t>
      </w:r>
      <w:r w:rsidRPr="00F24955">
        <w:rPr>
          <w:rFonts w:ascii="Times New Roman" w:hAnsi="Times New Roman" w:cs="Times New Roman"/>
          <w:sz w:val="28"/>
          <w:szCs w:val="28"/>
        </w:rPr>
        <w:t>plotX, щоб побудувати наші дані</w:t>
      </w:r>
      <w:r w:rsidR="004D54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D54A5">
        <w:rPr>
          <w:rFonts w:ascii="Times New Roman" w:hAnsi="Times New Roman" w:cs="Times New Roman"/>
          <w:sz w:val="28"/>
          <w:szCs w:val="28"/>
        </w:rPr>
        <w:t>рис. 3.</w:t>
      </w:r>
      <w:r w:rsidR="00191C64">
        <w:rPr>
          <w:rFonts w:ascii="Times New Roman" w:hAnsi="Times New Roman" w:cs="Times New Roman"/>
          <w:sz w:val="28"/>
          <w:szCs w:val="28"/>
        </w:rPr>
        <w:t>33</w:t>
      </w:r>
      <w:r w:rsidR="004D54A5">
        <w:rPr>
          <w:rFonts w:ascii="Times New Roman" w:hAnsi="Times New Roman" w:cs="Times New Roman"/>
          <w:sz w:val="28"/>
          <w:szCs w:val="28"/>
        </w:rPr>
        <w:t>)</w:t>
      </w:r>
      <w:r w:rsidRPr="00F24955">
        <w:rPr>
          <w:rFonts w:ascii="Times New Roman" w:hAnsi="Times New Roman" w:cs="Times New Roman"/>
          <w:sz w:val="28"/>
          <w:szCs w:val="28"/>
        </w:rPr>
        <w:t xml:space="preserve">. Причина, чому ми створюємо менший </w:t>
      </w:r>
      <w:r w:rsidR="004D54A5"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>, полягає в тому, щоб ми могли швидше наносити наші дані на графік і щоб наші графіки не виглядали занадто брудними або переповненими.</w:t>
      </w:r>
    </w:p>
    <w:p w14:paraId="4BA17D84" w14:textId="66EE8800" w:rsidR="004D54A5" w:rsidRDefault="00FE2310" w:rsidP="004D54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E4529F" wp14:editId="017A28B7">
            <wp:extent cx="6152515" cy="64592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CFD" w14:textId="30EAD27F" w:rsidR="004D54A5" w:rsidRDefault="004D54A5" w:rsidP="004D54A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Код</w:t>
      </w:r>
    </w:p>
    <w:p w14:paraId="71E5E2A8" w14:textId="445DDA63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lastRenderedPageBreak/>
        <w:t xml:space="preserve">Тепер, щоб візуалізувати наші дані, ми побудуємо три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датафрейму</w:t>
      </w:r>
      <w:r w:rsidRPr="004D54A5">
        <w:rPr>
          <w:rFonts w:ascii="Times New Roman" w:hAnsi="Times New Roman" w:cs="Times New Roman"/>
          <w:sz w:val="28"/>
          <w:szCs w:val="28"/>
        </w:rPr>
        <w:t xml:space="preserve"> з plotX за допомогою алгоритму «PCA».</w:t>
      </w:r>
    </w:p>
    <w:p w14:paraId="63207B64" w14:textId="7B1CACD2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Перший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результати алгоритму PCA лише з одним головним компонентом. Цей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використовуватися для візуалізації наших кластерів в одному вимірі (1-D).</w:t>
      </w:r>
    </w:p>
    <w:p w14:paraId="702A969F" w14:textId="4B4B39F8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Другий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два основних компоненти, повернуті алгоритмом PCA з n_components=2. Цей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допоможе нам у візуалізації цих кластерів у двох вимірах (2-D).</w:t>
      </w:r>
    </w:p>
    <w:p w14:paraId="2CE15629" w14:textId="77777777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</w:p>
    <w:p w14:paraId="6CCD263A" w14:textId="51802D21" w:rsidR="004D54A5" w:rsidRPr="00A908B9" w:rsidRDefault="004D54A5" w:rsidP="00A564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А третій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результати алгоритму PCA, який повертає три основні компоненти. Цей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="003E6179" w:rsidRPr="004D54A5">
        <w:rPr>
          <w:rFonts w:ascii="Times New Roman" w:hAnsi="Times New Roman" w:cs="Times New Roman"/>
          <w:sz w:val="28"/>
          <w:szCs w:val="28"/>
        </w:rPr>
        <w:t xml:space="preserve"> </w:t>
      </w:r>
      <w:r w:rsidRPr="004D54A5">
        <w:rPr>
          <w:rFonts w:ascii="Times New Roman" w:hAnsi="Times New Roman" w:cs="Times New Roman"/>
          <w:sz w:val="28"/>
          <w:szCs w:val="28"/>
        </w:rPr>
        <w:t xml:space="preserve">дозволить нам візуалізувати </w:t>
      </w:r>
      <w:r w:rsidRPr="00A908B9">
        <w:rPr>
          <w:rFonts w:ascii="Times New Roman" w:hAnsi="Times New Roman" w:cs="Times New Roman"/>
          <w:sz w:val="28"/>
          <w:szCs w:val="28"/>
        </w:rPr>
        <w:t>кластери в тривимірному просторі (3-D).</w:t>
      </w:r>
      <w:r w:rsidR="003E6179" w:rsidRPr="00A908B9">
        <w:rPr>
          <w:rFonts w:ascii="Times New Roman" w:hAnsi="Times New Roman" w:cs="Times New Roman"/>
          <w:sz w:val="28"/>
          <w:szCs w:val="28"/>
        </w:rPr>
        <w:t xml:space="preserve"> Ініціалізуємо наші PCA моделі (рис. 3.</w:t>
      </w:r>
      <w:r w:rsidR="00191C64">
        <w:rPr>
          <w:rFonts w:ascii="Times New Roman" w:hAnsi="Times New Roman" w:cs="Times New Roman"/>
          <w:sz w:val="28"/>
          <w:szCs w:val="28"/>
        </w:rPr>
        <w:t>34</w:t>
      </w:r>
      <w:r w:rsidR="003E6179" w:rsidRPr="00A908B9">
        <w:rPr>
          <w:rFonts w:ascii="Times New Roman" w:hAnsi="Times New Roman" w:cs="Times New Roman"/>
          <w:sz w:val="28"/>
          <w:szCs w:val="28"/>
        </w:rPr>
        <w:t>)</w:t>
      </w:r>
      <w:r w:rsidR="00A908B9" w:rsidRPr="00A908B9">
        <w:rPr>
          <w:rFonts w:ascii="Times New Roman" w:hAnsi="Times New Roman" w:cs="Times New Roman"/>
          <w:sz w:val="28"/>
          <w:szCs w:val="28"/>
        </w:rPr>
        <w:t xml:space="preserve"> Зауважимо, що вище ми виконували наші PCA для даних, які виключали змінну Cluster.</w:t>
      </w:r>
    </w:p>
    <w:p w14:paraId="54153979" w14:textId="680B752E" w:rsidR="003E6179" w:rsidRDefault="00FE2310" w:rsidP="003E617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9B665E" wp14:editId="54DC9D06">
            <wp:extent cx="6152515" cy="364744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21F" w14:textId="28EF0937" w:rsidR="00A908B9" w:rsidRDefault="003E6179" w:rsidP="00FE231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Код ініціалізації </w:t>
      </w:r>
      <w:r w:rsidR="00A908B9">
        <w:rPr>
          <w:rFonts w:ascii="Times New Roman" w:hAnsi="Times New Roman" w:cs="Times New Roman"/>
          <w:sz w:val="28"/>
          <w:szCs w:val="28"/>
          <w:lang w:val="en-US"/>
        </w:rPr>
        <w:t xml:space="preserve">PCA </w:t>
      </w:r>
      <w:r w:rsidR="00A908B9">
        <w:rPr>
          <w:rFonts w:ascii="Times New Roman" w:hAnsi="Times New Roman" w:cs="Times New Roman"/>
          <w:sz w:val="28"/>
          <w:szCs w:val="28"/>
        </w:rPr>
        <w:t>моделей</w:t>
      </w:r>
      <w:r w:rsidR="00A908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010A3C" w14:textId="3D9D2D9B" w:rsidR="00FE2310" w:rsidRDefault="00FC5963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C5963">
        <w:rPr>
          <w:rFonts w:ascii="Times New Roman" w:hAnsi="Times New Roman" w:cs="Times New Roman"/>
          <w:sz w:val="28"/>
          <w:szCs w:val="28"/>
        </w:rPr>
        <w:t>Переймену</w:t>
      </w:r>
      <w:r>
        <w:rPr>
          <w:rFonts w:ascii="Times New Roman" w:hAnsi="Times New Roman" w:cs="Times New Roman"/>
          <w:sz w:val="28"/>
          <w:szCs w:val="28"/>
        </w:rPr>
        <w:t>емо</w:t>
      </w:r>
      <w:r w:rsidRPr="00FC5963">
        <w:rPr>
          <w:rFonts w:ascii="Times New Roman" w:hAnsi="Times New Roman" w:cs="Times New Roman"/>
          <w:sz w:val="28"/>
          <w:szCs w:val="28"/>
        </w:rPr>
        <w:t xml:space="preserve"> стовпці цих новостворених</w:t>
      </w:r>
      <w:r>
        <w:rPr>
          <w:rFonts w:ascii="Times New Roman" w:hAnsi="Times New Roman" w:cs="Times New Roman"/>
          <w:sz w:val="28"/>
          <w:szCs w:val="28"/>
        </w:rPr>
        <w:t xml:space="preserve"> датафреймів та </w:t>
      </w:r>
      <w:r w:rsidRPr="00FC5963">
        <w:rPr>
          <w:rFonts w:ascii="Times New Roman" w:hAnsi="Times New Roman" w:cs="Times New Roman"/>
          <w:sz w:val="28"/>
          <w:szCs w:val="28"/>
        </w:rPr>
        <w:t>об’єдн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5963">
        <w:rPr>
          <w:rFonts w:ascii="Times New Roman" w:hAnsi="Times New Roman" w:cs="Times New Roman"/>
          <w:sz w:val="28"/>
          <w:szCs w:val="28"/>
        </w:rPr>
        <w:t xml:space="preserve">ємо ці нещодавно створені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FC5963">
        <w:rPr>
          <w:rFonts w:ascii="Times New Roman" w:hAnsi="Times New Roman" w:cs="Times New Roman"/>
          <w:sz w:val="28"/>
          <w:szCs w:val="28"/>
        </w:rPr>
        <w:t xml:space="preserve"> до plotX, щоб plotX їх міг використовувати як стовпці</w:t>
      </w:r>
      <w:r>
        <w:rPr>
          <w:rFonts w:ascii="Times New Roman" w:hAnsi="Times New Roman" w:cs="Times New Roman"/>
          <w:sz w:val="28"/>
          <w:szCs w:val="28"/>
        </w:rPr>
        <w:t>. Також</w:t>
      </w:r>
      <w:r w:rsidRPr="00FC5963">
        <w:rPr>
          <w:rFonts w:ascii="Times New Roman" w:hAnsi="Times New Roman" w:cs="Times New Roman"/>
          <w:sz w:val="28"/>
          <w:szCs w:val="28"/>
        </w:rPr>
        <w:t xml:space="preserve"> створюємо один новий стовпець для plotX, щоб ми могли використовувати його для одновимірної візуалізації.</w:t>
      </w:r>
      <w:r>
        <w:rPr>
          <w:rFonts w:ascii="Times New Roman" w:hAnsi="Times New Roman" w:cs="Times New Roman"/>
          <w:sz w:val="28"/>
          <w:szCs w:val="28"/>
        </w:rPr>
        <w:t xml:space="preserve"> (рис 3</w:t>
      </w:r>
      <w:r w:rsidR="00191C64">
        <w:rPr>
          <w:rFonts w:ascii="Times New Roman" w:hAnsi="Times New Roman" w:cs="Times New Roman"/>
          <w:sz w:val="28"/>
          <w:szCs w:val="28"/>
        </w:rPr>
        <w:t>.35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</w:p>
    <w:p w14:paraId="0CBF8ADC" w14:textId="1715A6DA" w:rsidR="00FC5963" w:rsidRDefault="00FC5963" w:rsidP="00FC596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AEBE6E" wp14:editId="6305F38A">
            <wp:extent cx="6152515" cy="158178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985" w14:textId="287209EA" w:rsidR="00FC5963" w:rsidRDefault="00FC5963" w:rsidP="00FC596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Код.</w:t>
      </w:r>
    </w:p>
    <w:p w14:paraId="51701F8F" w14:textId="2EF88DC7" w:rsidR="00FC5963" w:rsidRDefault="00FC5963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C5963">
        <w:rPr>
          <w:rFonts w:ascii="Times New Roman" w:hAnsi="Times New Roman" w:cs="Times New Roman"/>
          <w:sz w:val="28"/>
          <w:szCs w:val="28"/>
        </w:rPr>
        <w:t xml:space="preserve">Тепер ми розділимо наш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C5963">
        <w:rPr>
          <w:rFonts w:ascii="Times New Roman" w:hAnsi="Times New Roman" w:cs="Times New Roman"/>
          <w:sz w:val="28"/>
          <w:szCs w:val="28"/>
        </w:rPr>
        <w:t>, plotX, на три нов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FC5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963">
        <w:rPr>
          <w:rFonts w:ascii="Times New Roman" w:hAnsi="Times New Roman" w:cs="Times New Roman"/>
          <w:sz w:val="28"/>
          <w:szCs w:val="28"/>
        </w:rPr>
        <w:t xml:space="preserve">Кожен із цих нових фреймів даних буде містити всі значення, що містяться в одному з кластерів. </w:t>
      </w:r>
      <w:r>
        <w:rPr>
          <w:rFonts w:ascii="Times New Roman" w:hAnsi="Times New Roman" w:cs="Times New Roman"/>
          <w:sz w:val="28"/>
          <w:szCs w:val="28"/>
        </w:rPr>
        <w:t>Тобто</w:t>
      </w:r>
      <w:r w:rsidRPr="00FC5963">
        <w:rPr>
          <w:rFonts w:ascii="Times New Roman" w:hAnsi="Times New Roman" w:cs="Times New Roman"/>
          <w:sz w:val="28"/>
          <w:szCs w:val="28"/>
        </w:rPr>
        <w:t>, усі значення, що містяться в cluster0, належатимуть до «кластеру 0», а всі значення, що містяться в cluster1, належатимуть «кластеру 1» тощо</w:t>
      </w:r>
      <w:r w:rsidR="00461286">
        <w:rPr>
          <w:rFonts w:ascii="Times New Roman" w:hAnsi="Times New Roman" w:cs="Times New Roman"/>
          <w:sz w:val="28"/>
          <w:szCs w:val="28"/>
        </w:rPr>
        <w:t xml:space="preserve"> (рис 3.</w:t>
      </w:r>
      <w:r w:rsidR="00191C64">
        <w:rPr>
          <w:rFonts w:ascii="Times New Roman" w:hAnsi="Times New Roman" w:cs="Times New Roman"/>
          <w:sz w:val="28"/>
          <w:szCs w:val="28"/>
        </w:rPr>
        <w:t>36</w:t>
      </w:r>
      <w:r w:rsidR="00461286">
        <w:rPr>
          <w:rFonts w:ascii="Times New Roman" w:hAnsi="Times New Roman" w:cs="Times New Roman"/>
          <w:sz w:val="28"/>
          <w:szCs w:val="28"/>
        </w:rPr>
        <w:t>)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</w:p>
    <w:p w14:paraId="47C031EF" w14:textId="16AB52FA" w:rsidR="00FC5963" w:rsidRDefault="00FC5963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83FB9" wp14:editId="3584F611">
            <wp:extent cx="6152515" cy="116459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C33" w14:textId="779D9EEB" w:rsidR="00461286" w:rsidRDefault="00461286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– Код.</w:t>
      </w:r>
    </w:p>
    <w:p w14:paraId="7E38FC6E" w14:textId="5F34D18A" w:rsidR="00461286" w:rsidRDefault="00461286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61286">
        <w:rPr>
          <w:rFonts w:ascii="Times New Roman" w:hAnsi="Times New Roman" w:cs="Times New Roman"/>
          <w:sz w:val="28"/>
          <w:szCs w:val="28"/>
        </w:rPr>
        <w:t>На графіку нижче показано наші три оригінальні кластери на єдиному головному компоненті, створеному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191C64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562A73" w14:textId="3929E149" w:rsidR="00461286" w:rsidRDefault="00191C64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56B3F1" wp14:editId="40B3C3F3">
            <wp:extent cx="6152515" cy="3249295"/>
            <wp:effectExtent l="0" t="0" r="63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7323" w14:textId="6DBAD253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3.37</w:t>
      </w:r>
    </w:p>
    <w:p w14:paraId="3831D082" w14:textId="18E00C8F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>Наступний графік відображає три кластери на двох основних компонентах, створених для двовимірної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3.38)</w:t>
      </w:r>
    </w:p>
    <w:p w14:paraId="664E8464" w14:textId="3323A48D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7A2B5" wp14:editId="3D0E6EBB">
            <wp:extent cx="6152515" cy="3003550"/>
            <wp:effectExtent l="0" t="0" r="63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8C5C" w14:textId="0079FDBF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3.38</w:t>
      </w:r>
    </w:p>
    <w:p w14:paraId="63082BFA" w14:textId="08901605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lastRenderedPageBreak/>
        <w:t>Цей останній графік нижче відображає наші кластери на трьох основних компонентах, створених для 3-D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3.39)</w:t>
      </w:r>
    </w:p>
    <w:p w14:paraId="1AA983E1" w14:textId="401AABFA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2DA0B" wp14:editId="1DF0F604">
            <wp:extent cx="5798820" cy="259746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0606" cy="25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C52" w14:textId="2A11F6AA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3.39</w:t>
      </w:r>
    </w:p>
    <w:p w14:paraId="7605A85E" w14:textId="75FD8824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>Як ми бачимо з наведених вище графіків: якщо у вас є дані, які дуже кластеризуються, то PCA — це досить хороший спосіб переглянути кластери, сформовані на вихідних даних. Крім того, здавалося б, що візуалізація кластерів ефективніша, коли кластери візуалізуються з використанням більшої кількості основних компонентів, а не менш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191C64">
        <w:rPr>
          <w:rFonts w:ascii="Times New Roman" w:hAnsi="Times New Roman" w:cs="Times New Roman"/>
          <w:sz w:val="28"/>
          <w:szCs w:val="28"/>
        </w:rPr>
        <w:t>. Наприклад, 2-вимірний графік краще забезпечував чітке візуальне представлення кластерів, ніж 1-вимірний графік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65FDFE" w14:textId="77777777" w:rsidR="00DE1CBC" w:rsidRDefault="00191C64" w:rsidP="00191C64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191C64">
        <w:rPr>
          <w:rFonts w:ascii="Times New Roman" w:hAnsi="Times New Roman" w:cs="Times New Roman"/>
          <w:sz w:val="28"/>
          <w:szCs w:val="28"/>
        </w:rPr>
        <w:t>Наступним методом візуалізації наших кластерів є T-Distributed Stochastic Neighbor Embedding (T-SNE).</w:t>
      </w:r>
      <w:r w:rsidR="00DE1C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599181" w14:textId="7C29B113" w:rsidR="00191C64" w:rsidRPr="00191C64" w:rsidRDefault="00DE1CBC" w:rsidP="00DE1CB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222089">
        <w:rPr>
          <w:rFonts w:ascii="Times New Roman" w:hAnsi="Times New Roman" w:cs="Times New Roman"/>
          <w:sz w:val="28"/>
          <w:szCs w:val="28"/>
        </w:rPr>
        <w:t xml:space="preserve">T-SNE став дуже популярним методом візуалізації даних великої розмірності. </w:t>
      </w:r>
      <w:r w:rsidR="00222089" w:rsidRPr="00222089">
        <w:rPr>
          <w:rFonts w:ascii="Times New Roman" w:hAnsi="Times New Roman" w:cs="Times New Roman"/>
          <w:sz w:val="28"/>
          <w:szCs w:val="28"/>
        </w:rPr>
        <w:t>Хоча t-SNE є технікою зменшення розмірності, вона в основному використовується для візуалізації, а не для попередньої обробки даних (як PCA).</w:t>
      </w:r>
      <w:r w:rsidR="00222089" w:rsidRPr="00222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1C64" w:rsidRPr="00191C64">
        <w:rPr>
          <w:rFonts w:ascii="Times New Roman" w:hAnsi="Times New Roman" w:cs="Times New Roman"/>
          <w:sz w:val="28"/>
          <w:szCs w:val="28"/>
        </w:rPr>
        <w:t xml:space="preserve">Коротше кажучи, T-SNE — це цікавий і складний алгоритм машинного навчання, який може допомогти нам візуалізувати дані великої розмірності. Це метод для виконання зменшення розмірності, і саме з цієї причини ми можемо </w:t>
      </w:r>
      <w:r w:rsidR="00191C64" w:rsidRPr="00191C64">
        <w:rPr>
          <w:rFonts w:ascii="Times New Roman" w:hAnsi="Times New Roman" w:cs="Times New Roman"/>
          <w:sz w:val="28"/>
          <w:szCs w:val="28"/>
        </w:rPr>
        <w:lastRenderedPageBreak/>
        <w:t>використовувати його, щоб допомогти нам візуалізувати наші три кластери, які були побудовані на даних високої розмірності.</w:t>
      </w:r>
    </w:p>
    <w:p w14:paraId="1A5CC51E" w14:textId="60FF9407" w:rsidR="00191C64" w:rsidRDefault="00191C64" w:rsidP="001B031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>Ще раз ми створюємо суб-</w:t>
      </w:r>
      <w:r w:rsidR="00222089">
        <w:rPr>
          <w:rFonts w:ascii="Times New Roman" w:hAnsi="Times New Roman" w:cs="Times New Roman"/>
          <w:sz w:val="28"/>
          <w:szCs w:val="28"/>
        </w:rPr>
        <w:t>датафрейм</w:t>
      </w:r>
      <w:r w:rsidRPr="00191C64">
        <w:rPr>
          <w:rFonts w:ascii="Times New Roman" w:hAnsi="Times New Roman" w:cs="Times New Roman"/>
          <w:sz w:val="28"/>
          <w:szCs w:val="28"/>
        </w:rPr>
        <w:t xml:space="preserve"> під назвою plotX, який буде містити вибірку даних із X для візуалізації</w:t>
      </w:r>
      <w:r w:rsidR="001B0316">
        <w:rPr>
          <w:rFonts w:ascii="Times New Roman" w:hAnsi="Times New Roman" w:cs="Times New Roman"/>
          <w:sz w:val="28"/>
          <w:szCs w:val="28"/>
        </w:rPr>
        <w:t xml:space="preserve">. </w:t>
      </w:r>
      <w:r w:rsidR="001B0316" w:rsidRPr="001B0316">
        <w:rPr>
          <w:rFonts w:ascii="Times New Roman" w:hAnsi="Times New Roman" w:cs="Times New Roman"/>
          <w:sz w:val="28"/>
          <w:szCs w:val="28"/>
        </w:rPr>
        <w:t>Далі ми повинні вирішити, який рівень заплутаності ми хотіли б використовувати для нашого алгоритму T-SNE. Заплутаність — це гіперпараметр, що використовується в алгоритмі T-SNE, який значною мірою визначає, як розподіляються дані, повернуті з алгоритму.</w:t>
      </w:r>
      <w:r w:rsidR="003E0F71">
        <w:rPr>
          <w:rFonts w:ascii="Times New Roman" w:hAnsi="Times New Roman" w:cs="Times New Roman"/>
          <w:sz w:val="28"/>
          <w:szCs w:val="28"/>
        </w:rPr>
        <w:t xml:space="preserve"> </w:t>
      </w:r>
      <w:r w:rsidR="001B0316">
        <w:rPr>
          <w:rFonts w:ascii="Times New Roman" w:hAnsi="Times New Roman" w:cs="Times New Roman"/>
          <w:sz w:val="28"/>
          <w:szCs w:val="28"/>
        </w:rPr>
        <w:t>Нехай заплутаність буде</w:t>
      </w:r>
      <w:r w:rsidR="001B0316" w:rsidRPr="001B0316">
        <w:rPr>
          <w:rFonts w:ascii="Times New Roman" w:hAnsi="Times New Roman" w:cs="Times New Roman"/>
          <w:sz w:val="28"/>
          <w:szCs w:val="28"/>
        </w:rPr>
        <w:t xml:space="preserve"> </w:t>
      </w:r>
      <w:r w:rsidR="001B0316">
        <w:rPr>
          <w:rFonts w:ascii="Times New Roman" w:hAnsi="Times New Roman" w:cs="Times New Roman"/>
          <w:sz w:val="28"/>
          <w:szCs w:val="28"/>
        </w:rPr>
        <w:t xml:space="preserve">дорівнювати </w:t>
      </w:r>
      <w:r w:rsidR="001B0316" w:rsidRPr="001B0316">
        <w:rPr>
          <w:rFonts w:ascii="Times New Roman" w:hAnsi="Times New Roman" w:cs="Times New Roman"/>
          <w:sz w:val="28"/>
          <w:szCs w:val="28"/>
        </w:rPr>
        <w:t>50</w:t>
      </w:r>
      <w:r w:rsidR="001B0316">
        <w:rPr>
          <w:rFonts w:ascii="Times New Roman" w:hAnsi="Times New Roman" w:cs="Times New Roman"/>
          <w:sz w:val="28"/>
          <w:szCs w:val="28"/>
        </w:rPr>
        <w:t xml:space="preserve">, але </w:t>
      </w:r>
      <w:r w:rsidR="001B0316" w:rsidRPr="001B0316">
        <w:rPr>
          <w:rFonts w:ascii="Times New Roman" w:hAnsi="Times New Roman" w:cs="Times New Roman"/>
          <w:sz w:val="28"/>
          <w:szCs w:val="28"/>
        </w:rPr>
        <w:t>ймовірно, існує більш ідеальне значення.</w:t>
      </w:r>
      <w:r w:rsidR="00A20C82">
        <w:rPr>
          <w:rFonts w:ascii="Times New Roman" w:hAnsi="Times New Roman" w:cs="Times New Roman"/>
          <w:sz w:val="28"/>
          <w:szCs w:val="28"/>
        </w:rPr>
        <w:t xml:space="preserve"> Тож, м</w:t>
      </w:r>
      <w:r w:rsidR="00A20C82" w:rsidRPr="00A20C82">
        <w:rPr>
          <w:rFonts w:ascii="Times New Roman" w:hAnsi="Times New Roman" w:cs="Times New Roman"/>
          <w:sz w:val="28"/>
          <w:szCs w:val="28"/>
        </w:rPr>
        <w:t>и ініціалізуємо наші моделі T-SNE</w:t>
      </w:r>
      <w:r w:rsidR="00A20C82">
        <w:rPr>
          <w:rFonts w:ascii="Times New Roman" w:hAnsi="Times New Roman" w:cs="Times New Roman"/>
          <w:sz w:val="28"/>
          <w:szCs w:val="28"/>
        </w:rPr>
        <w:t xml:space="preserve"> та</w:t>
      </w:r>
      <w:r w:rsidR="00A20C82" w:rsidRPr="00A20C82">
        <w:rPr>
          <w:rFonts w:ascii="Times New Roman" w:hAnsi="Times New Roman" w:cs="Times New Roman"/>
          <w:sz w:val="28"/>
          <w:szCs w:val="28"/>
        </w:rPr>
        <w:t xml:space="preserve"> створюємо наші нові </w:t>
      </w:r>
      <w:r w:rsidR="00A20C82">
        <w:rPr>
          <w:rFonts w:ascii="Times New Roman" w:hAnsi="Times New Roman" w:cs="Times New Roman"/>
          <w:sz w:val="28"/>
          <w:szCs w:val="28"/>
        </w:rPr>
        <w:t>датафрейми</w:t>
      </w:r>
      <w:r w:rsidR="00A20C82" w:rsidRPr="00A20C82">
        <w:rPr>
          <w:rFonts w:ascii="Times New Roman" w:hAnsi="Times New Roman" w:cs="Times New Roman"/>
          <w:sz w:val="28"/>
          <w:szCs w:val="28"/>
        </w:rPr>
        <w:t>, щоб допомогти нам візуалізувати наші дані в 1-D, 2-D і 3-D просторі</w:t>
      </w:r>
      <w:r w:rsidR="00A20C82">
        <w:rPr>
          <w:rFonts w:ascii="Times New Roman" w:hAnsi="Times New Roman" w:cs="Times New Roman"/>
          <w:sz w:val="28"/>
          <w:szCs w:val="28"/>
        </w:rPr>
        <w:t xml:space="preserve"> (рис. 3.40)</w:t>
      </w:r>
    </w:p>
    <w:p w14:paraId="47DEBA6B" w14:textId="692B1525" w:rsidR="00A20C82" w:rsidRDefault="003070E2" w:rsidP="00A20C8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D71C03" wp14:editId="1AD6D212">
            <wp:extent cx="6152515" cy="2620645"/>
            <wp:effectExtent l="0" t="0" r="63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30F4" w14:textId="3E45CD03" w:rsidR="00A20C82" w:rsidRDefault="00A20C82" w:rsidP="00A20C8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3.40 – Код.</w:t>
      </w:r>
    </w:p>
    <w:p w14:paraId="16D6C914" w14:textId="0E7E8FB1" w:rsidR="003070E2" w:rsidRDefault="003070E2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</w:t>
      </w:r>
      <w:r w:rsidRPr="003070E2">
        <w:rPr>
          <w:rFonts w:ascii="Times New Roman" w:hAnsi="Times New Roman" w:cs="Times New Roman"/>
          <w:sz w:val="28"/>
          <w:szCs w:val="28"/>
        </w:rPr>
        <w:t>ереймену</w:t>
      </w:r>
      <w:r>
        <w:rPr>
          <w:rFonts w:ascii="Times New Roman" w:hAnsi="Times New Roman" w:cs="Times New Roman"/>
          <w:sz w:val="28"/>
          <w:szCs w:val="28"/>
        </w:rPr>
        <w:t>ймо</w:t>
      </w:r>
      <w:r w:rsidRPr="003070E2">
        <w:rPr>
          <w:rFonts w:ascii="Times New Roman" w:hAnsi="Times New Roman" w:cs="Times New Roman"/>
          <w:sz w:val="28"/>
          <w:szCs w:val="28"/>
        </w:rPr>
        <w:t xml:space="preserve"> стовпці цих новостворених фреймів даних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070E2">
        <w:rPr>
          <w:rFonts w:ascii="Times New Roman" w:hAnsi="Times New Roman" w:cs="Times New Roman"/>
          <w:sz w:val="28"/>
          <w:szCs w:val="28"/>
        </w:rPr>
        <w:t>об’єдн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070E2">
        <w:rPr>
          <w:rFonts w:ascii="Times New Roman" w:hAnsi="Times New Roman" w:cs="Times New Roman"/>
          <w:sz w:val="28"/>
          <w:szCs w:val="28"/>
        </w:rPr>
        <w:t xml:space="preserve">ємо ці нещодавно створені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3070E2">
        <w:rPr>
          <w:rFonts w:ascii="Times New Roman" w:hAnsi="Times New Roman" w:cs="Times New Roman"/>
          <w:sz w:val="28"/>
          <w:szCs w:val="28"/>
        </w:rPr>
        <w:t xml:space="preserve"> до plotX, щоб</w:t>
      </w:r>
      <w:r>
        <w:rPr>
          <w:rFonts w:ascii="Times New Roman" w:hAnsi="Times New Roman" w:cs="Times New Roman"/>
          <w:sz w:val="28"/>
          <w:szCs w:val="28"/>
        </w:rPr>
        <w:t xml:space="preserve"> він</w:t>
      </w:r>
      <w:r w:rsidRPr="003070E2">
        <w:rPr>
          <w:rFonts w:ascii="Times New Roman" w:hAnsi="Times New Roman" w:cs="Times New Roman"/>
          <w:sz w:val="28"/>
          <w:szCs w:val="28"/>
        </w:rPr>
        <w:t xml:space="preserve"> міг </w:t>
      </w:r>
      <w:r>
        <w:rPr>
          <w:rFonts w:ascii="Times New Roman" w:hAnsi="Times New Roman" w:cs="Times New Roman"/>
          <w:sz w:val="28"/>
          <w:szCs w:val="28"/>
        </w:rPr>
        <w:t xml:space="preserve">їх </w:t>
      </w:r>
      <w:r w:rsidRPr="003070E2">
        <w:rPr>
          <w:rFonts w:ascii="Times New Roman" w:hAnsi="Times New Roman" w:cs="Times New Roman"/>
          <w:sz w:val="28"/>
          <w:szCs w:val="28"/>
        </w:rPr>
        <w:t>використовувати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>як стовпці.</w:t>
      </w:r>
      <w:r>
        <w:rPr>
          <w:rFonts w:ascii="Times New Roman" w:hAnsi="Times New Roman" w:cs="Times New Roman"/>
          <w:sz w:val="28"/>
          <w:szCs w:val="28"/>
        </w:rPr>
        <w:t xml:space="preserve"> Також </w:t>
      </w:r>
      <w:r w:rsidRPr="003070E2">
        <w:rPr>
          <w:rFonts w:ascii="Times New Roman" w:hAnsi="Times New Roman" w:cs="Times New Roman"/>
          <w:sz w:val="28"/>
          <w:szCs w:val="28"/>
        </w:rPr>
        <w:t>створюємо один новий стовпець для plotX, щоб ми могли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>використовувати його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3070E2">
        <w:rPr>
          <w:rFonts w:ascii="Times New Roman" w:hAnsi="Times New Roman" w:cs="Times New Roman"/>
          <w:sz w:val="28"/>
          <w:szCs w:val="28"/>
        </w:rPr>
        <w:t xml:space="preserve">розділимо plotX, на три нові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3070E2">
        <w:rPr>
          <w:rFonts w:ascii="Times New Roman" w:hAnsi="Times New Roman" w:cs="Times New Roman"/>
          <w:sz w:val="28"/>
          <w:szCs w:val="28"/>
        </w:rPr>
        <w:t>.</w:t>
      </w:r>
      <w:r w:rsidR="00E82D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 xml:space="preserve">Кожен із цих нових фреймів даних буде містити всі значення, що містяться в одному з кластерів. Наприклад, усі значення, що </w:t>
      </w:r>
      <w:r w:rsidRPr="003070E2">
        <w:rPr>
          <w:rFonts w:ascii="Times New Roman" w:hAnsi="Times New Roman" w:cs="Times New Roman"/>
          <w:sz w:val="28"/>
          <w:szCs w:val="28"/>
        </w:rPr>
        <w:lastRenderedPageBreak/>
        <w:t xml:space="preserve">містяться в </w:t>
      </w:r>
      <w:r w:rsidR="00E82DB8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="00E82DB8">
        <w:rPr>
          <w:rFonts w:ascii="Times New Roman" w:hAnsi="Times New Roman" w:cs="Times New Roman"/>
          <w:sz w:val="28"/>
          <w:szCs w:val="28"/>
        </w:rPr>
        <w:t>і</w:t>
      </w:r>
      <w:r w:rsidRPr="003070E2">
        <w:rPr>
          <w:rFonts w:ascii="Times New Roman" w:hAnsi="Times New Roman" w:cs="Times New Roman"/>
          <w:sz w:val="28"/>
          <w:szCs w:val="28"/>
        </w:rPr>
        <w:t xml:space="preserve">, cluster0, належатимуть до «кластеру 0», а всі значення, що містяться в </w:t>
      </w:r>
      <w:r w:rsidR="00E82DB8">
        <w:rPr>
          <w:rFonts w:ascii="Times New Roman" w:hAnsi="Times New Roman" w:cs="Times New Roman"/>
          <w:sz w:val="28"/>
          <w:szCs w:val="28"/>
        </w:rPr>
        <w:t>датафреймі</w:t>
      </w:r>
      <w:r w:rsidRPr="003070E2">
        <w:rPr>
          <w:rFonts w:ascii="Times New Roman" w:hAnsi="Times New Roman" w:cs="Times New Roman"/>
          <w:sz w:val="28"/>
          <w:szCs w:val="28"/>
        </w:rPr>
        <w:t>, cluster1, належатимуть «кластеру 1» тощо</w:t>
      </w:r>
      <w:r w:rsidR="00E82DB8">
        <w:rPr>
          <w:rFonts w:ascii="Times New Roman" w:hAnsi="Times New Roman" w:cs="Times New Roman"/>
          <w:sz w:val="28"/>
          <w:szCs w:val="28"/>
        </w:rPr>
        <w:t xml:space="preserve"> (рис. 3.41)</w:t>
      </w:r>
      <w:r w:rsidRPr="003070E2">
        <w:rPr>
          <w:rFonts w:ascii="Times New Roman" w:hAnsi="Times New Roman" w:cs="Times New Roman"/>
          <w:sz w:val="28"/>
          <w:szCs w:val="28"/>
        </w:rPr>
        <w:t>.</w:t>
      </w:r>
    </w:p>
    <w:p w14:paraId="285B2177" w14:textId="74AB8E6B" w:rsidR="00E82DB8" w:rsidRDefault="00E82DB8" w:rsidP="00E82DB8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B9F25" wp14:editId="553BDD74">
            <wp:extent cx="6152515" cy="186817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928F" w14:textId="639D7B55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3.41 – Код.</w:t>
      </w:r>
    </w:p>
    <w:p w14:paraId="2B9152AF" w14:textId="431B33AD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На графіку нижче показано наші три оригінальні кластери в єдиному вимірі, створеному T-SNE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3.42)</w:t>
      </w:r>
    </w:p>
    <w:p w14:paraId="2B996EE4" w14:textId="059A4586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EA2BC" wp14:editId="53C5BAD6">
            <wp:extent cx="6152515" cy="3064510"/>
            <wp:effectExtent l="0" t="0" r="63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8B6" w14:textId="4F42436B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3.42</w:t>
      </w:r>
    </w:p>
    <w:p w14:paraId="3C214ACB" w14:textId="4A46B98F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Наступний графік відображає три кластери у двох вимірах, створених T-SNE для двовимірної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3.43).</w:t>
      </w:r>
    </w:p>
    <w:p w14:paraId="1649735A" w14:textId="116EAEE8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1B91D" wp14:editId="74418A97">
            <wp:extent cx="6152515" cy="305371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B0F" w14:textId="32837D44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3.43</w:t>
      </w:r>
    </w:p>
    <w:p w14:paraId="79697B55" w14:textId="4607A7A8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Цей останній графік нижче відображає наші кластери у трьох вимірах, створених T-SNE для 3-D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 3.44)</w:t>
      </w:r>
    </w:p>
    <w:p w14:paraId="2EB7C068" w14:textId="513BDBC1" w:rsidR="00E82DB8" w:rsidRDefault="00E82DB8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35F7F" wp14:editId="16053832">
            <wp:extent cx="6152515" cy="282765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AFE" w14:textId="307AD126" w:rsidR="00C9305E" w:rsidRDefault="00C9305E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3.44.</w:t>
      </w:r>
    </w:p>
    <w:p w14:paraId="72B66EAD" w14:textId="77777777" w:rsidR="00C9305E" w:rsidRDefault="00C9305E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D02362D" w14:textId="484AE098" w:rsidR="00F24955" w:rsidRPr="00A564CE" w:rsidRDefault="00C9305E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lastRenderedPageBreak/>
        <w:t>Алгоритм T-SNE також зробив досить гідну роботу з візуалізацією кластерів. Але було кілька помітних відмінностей під час порівняння отриманих графіків із результатами PCA.</w:t>
      </w:r>
    </w:p>
    <w:p w14:paraId="69907C28" w14:textId="2E0626FB" w:rsidR="00C8445E" w:rsidRDefault="00C8445E" w:rsidP="004D14A1">
      <w:pPr>
        <w:pStyle w:val="8"/>
      </w:pPr>
      <w:bookmarkStart w:id="14" w:name="Висновки_щодо"/>
      <w:r w:rsidRPr="00F07330">
        <w:t>Висновки щодо якості побудованих моделей</w:t>
      </w:r>
      <w:r w:rsidR="00C33BEC">
        <w:t xml:space="preserve"> </w:t>
      </w:r>
    </w:p>
    <w:p w14:paraId="7FB202C2" w14:textId="02F42307" w:rsidR="00C33BEC" w:rsidRPr="00C33BEC" w:rsidRDefault="00C33BEC" w:rsidP="00FF696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C33BEC">
        <w:rPr>
          <w:rFonts w:ascii="Times New Roman" w:hAnsi="Times New Roman" w:cs="Times New Roman"/>
          <w:sz w:val="28"/>
          <w:szCs w:val="28"/>
        </w:rPr>
        <w:t>Отже, візуалізація результатів роботи алгоритмів виглядає так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.16,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.21,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.24)</w:t>
      </w:r>
    </w:p>
    <w:bookmarkEnd w:id="14"/>
    <w:p w14:paraId="4180E572" w14:textId="0D7A6398" w:rsidR="00C33BEC" w:rsidRDefault="003B0862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D3113C" wp14:editId="7B336590">
            <wp:extent cx="4434457" cy="28956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5567" cy="28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64BC" w14:textId="236F4AE2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кластеризації алгоритмом К-середніх.</w:t>
      </w:r>
    </w:p>
    <w:p w14:paraId="2FBAAB6F" w14:textId="3957E8F4" w:rsidR="00C8445E" w:rsidRDefault="00C8445E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4C67B" wp14:editId="27711B5E">
            <wp:extent cx="4381500" cy="291132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29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7A5" w14:textId="1B5F4F59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результатів Ієрархічної кластеризації.</w:t>
      </w:r>
    </w:p>
    <w:p w14:paraId="536CBBC5" w14:textId="1A663705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Як ми знаємо, кластеризація — це суб’єктивний статистичний аналіз, і для кожного набору даних і типу проблеми існує більше одного відповідного алгоритму. Отже, яка практична відмінність між K-середнім та ієрархічним алгоритмом?</w:t>
      </w:r>
    </w:p>
    <w:p w14:paraId="0D6C4AF6" w14:textId="727C0E6B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Якщо в наборі даних є певна кількість кластерів, але група, до якої вони належать, невідома, </w:t>
      </w:r>
      <w:r>
        <w:rPr>
          <w:rFonts w:ascii="Times New Roman" w:eastAsia="Times New Roman" w:hAnsi="Times New Roman" w:cs="Times New Roman"/>
          <w:sz w:val="28"/>
          <w:szCs w:val="28"/>
        </w:rPr>
        <w:t>краще об</w:t>
      </w:r>
      <w:r w:rsidR="00C46AD7">
        <w:rPr>
          <w:rFonts w:ascii="Times New Roman" w:eastAsia="Times New Roman" w:hAnsi="Times New Roman" w:cs="Times New Roman"/>
          <w:sz w:val="28"/>
          <w:szCs w:val="28"/>
        </w:rPr>
        <w:t>рати алгоритм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 K-середніх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848368" w14:textId="77777777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Якщо відмінності засновані на попередніх переконаннях, для визначення кількості кластерів слід використовувати ієрархічну кластеризацію.</w:t>
      </w:r>
    </w:p>
    <w:p w14:paraId="1E8D9A4E" w14:textId="3F248F23" w:rsid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Завдяки великій кількості змінних K-середні обчислюються швидше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A78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Результат K-середніх є неструктурованим, </w:t>
      </w:r>
      <w:r w:rsidR="00C46AD7">
        <w:rPr>
          <w:rFonts w:ascii="Times New Roman" w:eastAsia="Times New Roman" w:hAnsi="Times New Roman" w:cs="Times New Roman"/>
          <w:sz w:val="28"/>
          <w:szCs w:val="28"/>
        </w:rPr>
        <w:t>в той час як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 ієрархічний результат є більш інтерпретованим та інформативним</w:t>
      </w:r>
      <w:r w:rsidR="002A78A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FA3F5F" w14:textId="3E21E37D" w:rsid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алгоритму К-середніх в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изначити кількість кластерів легше за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ліктя.</w:t>
      </w:r>
      <w:r w:rsidR="009F60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ієрархічної - 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>легше за дендрограмою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D1CC4B" w14:textId="18232D37" w:rsidR="002C2E8F" w:rsidRPr="002C2E8F" w:rsidRDefault="002C2E8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2C2E8F">
        <w:rPr>
          <w:rFonts w:ascii="Times New Roman" w:eastAsia="Times New Roman" w:hAnsi="Times New Roman" w:cs="Times New Roman"/>
          <w:sz w:val="28"/>
          <w:szCs w:val="28"/>
        </w:rPr>
        <w:lastRenderedPageBreak/>
        <w:t>Ієрархічна кластеризація не може добре обробляти великі дані, але кластеризація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Means може. Це пояснюється тим, що часова складність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Means є лінійною, тобто O(n), тоді як ієрархічна кластеризація є квадратичною, тобто O(n2).</w:t>
      </w:r>
    </w:p>
    <w:p w14:paraId="352104B8" w14:textId="2E9ED516" w:rsidR="002C2E8F" w:rsidRPr="002C2E8F" w:rsidRDefault="002C2E8F" w:rsidP="00A564C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C2E8F">
        <w:rPr>
          <w:rFonts w:ascii="Times New Roman" w:eastAsia="Times New Roman" w:hAnsi="Times New Roman" w:cs="Times New Roman"/>
          <w:sz w:val="28"/>
          <w:szCs w:val="28"/>
        </w:rPr>
        <w:t>У кластеризації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Means, </w:t>
      </w:r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ми починаємо з випадкового вибору кластерів, результати, отримані при багаторазовому запуску алгоритму, можуть відрізнятися.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Також алгоритм 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Середні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добре прац</w:t>
      </w:r>
      <w:r>
        <w:rPr>
          <w:rFonts w:ascii="Times New Roman" w:eastAsia="Times New Roman" w:hAnsi="Times New Roman" w:cs="Times New Roman"/>
          <w:sz w:val="28"/>
          <w:szCs w:val="28"/>
        </w:rPr>
        <w:t>ює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, коли форма кластерів є гіперсферичною (наприклад, коло в 2D, сфера в 3D).</w:t>
      </w:r>
    </w:p>
    <w:p w14:paraId="120B57D6" w14:textId="2BAF9BB1" w:rsidR="00AB46DF" w:rsidRDefault="00AB46DF" w:rsidP="00C46A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25174" wp14:editId="7A1BD961">
            <wp:extent cx="3032760" cy="28815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9150" cy="2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1E0D" w14:textId="1E6C93DF" w:rsidR="009F5FFC" w:rsidRDefault="00C46AD7" w:rsidP="002C2E8F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роботи алгоритму нечітких С-середніх.</w:t>
      </w:r>
    </w:p>
    <w:p w14:paraId="366A601A" w14:textId="7B970F71" w:rsidR="009F5FFC" w:rsidRDefault="009F5FFC" w:rsidP="00A564C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нечітких С-середніх кардинально відрізняється від алгоритму К-середніх та ієрархічного алгоритму, так як відноситься до алгоритмів «м’якої» кластеризації.</w:t>
      </w:r>
      <w:r w:rsidR="002C2E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Кластеризацію нечітких c-середніх можна вважати кращим алгоритмом порівняно з алгоритмом k-середніх. На відміну від алгоритму k-середніх, де точки даних належать виключно одному кластеру, у випадку нечіткого алгоритму c-середніх точка даних може належати більш ніж одному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lastRenderedPageBreak/>
        <w:t>кластеру з</w:t>
      </w:r>
      <w:r w:rsidR="002C2E8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 xml:space="preserve"> імовірністю. Кластеризація нечітких c-середніх дає порівняно кращі результати для </w:t>
      </w:r>
      <w:r w:rsidR="00DF67B6">
        <w:rPr>
          <w:rFonts w:ascii="Times New Roman" w:eastAsia="Times New Roman" w:hAnsi="Times New Roman" w:cs="Times New Roman"/>
          <w:sz w:val="28"/>
          <w:szCs w:val="28"/>
        </w:rPr>
        <w:t xml:space="preserve">окремих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>наборів даних.</w:t>
      </w:r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52CDFCF" w14:textId="50818AD8" w:rsidR="00A564CE" w:rsidRPr="00C9305E" w:rsidRDefault="00A564CE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Щодо кластеризації з багатьма параметрами, то о</w:t>
      </w:r>
      <w:r w:rsidRPr="00C9305E">
        <w:rPr>
          <w:rFonts w:ascii="Times New Roman" w:hAnsi="Times New Roman" w:cs="Times New Roman"/>
          <w:sz w:val="28"/>
          <w:szCs w:val="28"/>
        </w:rPr>
        <w:t>дна з основних відмінностей між графіками, створеними PCA і T-SNE, полягає в тому, що на графіках T-SNE, здавалося, кластери накладаються один на одного більше, ніж на графіках PCA. Наприклад, якщо ви подивитеся на 2-вимірну діаграму, сформовану з PCA, ви побачите окремі секції точок даних зі строгими видимими межами. Тоді як, якщо ви подивитеся на двовимірну діаграму, сформовану з T-SNE, ви, знову ж таки, побачите секції, сформовані всередині точок даних, але цього разу точки даних між кожним кластером, здається, «змішуються» і більше перекриваються.</w:t>
      </w:r>
    </w:p>
    <w:p w14:paraId="4592DFA4" w14:textId="77777777" w:rsidR="00A564CE" w:rsidRPr="00C9305E" w:rsidRDefault="00A564CE" w:rsidP="00A564CE">
      <w:pPr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t>Іншою основною відмінністю між графіками, створеними PCA, і графіками, створеними T-SNE, є форма. Оскільки і PCA, і T-SNE виконують зменшення розмірності дуже різними способами (і з різними цілями), результуюча форма або розподіл точок, створених алгоритмами, майже завжди будуть дуже різними.</w:t>
      </w:r>
    </w:p>
    <w:p w14:paraId="2E9A6F72" w14:textId="77777777" w:rsidR="00A564CE" w:rsidRPr="00191C64" w:rsidRDefault="00A564CE" w:rsidP="00A564CE">
      <w:pPr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t xml:space="preserve">Майте на увазі, що графіки, отримані в результаті алгоритму T-SNE, досить різноманітні, оскільки вони дуже сильно залежать від значення, вибраного для </w:t>
      </w:r>
      <w:r>
        <w:rPr>
          <w:rFonts w:ascii="Times New Roman" w:hAnsi="Times New Roman" w:cs="Times New Roman"/>
          <w:sz w:val="28"/>
          <w:szCs w:val="28"/>
        </w:rPr>
        <w:t xml:space="preserve">гіперпараметру </w:t>
      </w:r>
      <w:r w:rsidRPr="00C9305E">
        <w:rPr>
          <w:rFonts w:ascii="Times New Roman" w:hAnsi="Times New Roman" w:cs="Times New Roman"/>
          <w:sz w:val="28"/>
          <w:szCs w:val="28"/>
        </w:rPr>
        <w:t>заплутаності.</w:t>
      </w:r>
    </w:p>
    <w:p w14:paraId="6D38554A" w14:textId="77777777" w:rsidR="00A564CE" w:rsidRPr="00D85E19" w:rsidRDefault="00A564CE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F49897" w14:textId="77777777" w:rsidR="00C46AD7" w:rsidRPr="00C8445E" w:rsidRDefault="00C46AD7" w:rsidP="00C46A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bookmarkEnd w:id="12"/>
    <w:p w14:paraId="3F4953DA" w14:textId="29BB7CD2" w:rsidR="00C80FF4" w:rsidRDefault="00C80FF4" w:rsidP="00D73F06">
      <w:pPr>
        <w:pStyle w:val="7"/>
      </w:pPr>
      <w:r w:rsidRPr="00587D08">
        <w:br w:type="page"/>
      </w:r>
      <w:bookmarkStart w:id="15" w:name="висн"/>
      <w:r w:rsidRPr="001F2336">
        <w:lastRenderedPageBreak/>
        <w:t>ВИСНОВКИ</w:t>
      </w:r>
    </w:p>
    <w:bookmarkEnd w:id="15"/>
    <w:p w14:paraId="18B0560A" w14:textId="77777777" w:rsidR="001B6D73" w:rsidRPr="001B6D73" w:rsidRDefault="001B6D73" w:rsidP="001B6D73"/>
    <w:p w14:paraId="52D4CB2F" w14:textId="527C8160" w:rsidR="009060AE" w:rsidRPr="001F2336" w:rsidRDefault="00714360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Отже, м</w:t>
      </w:r>
      <w:r w:rsidR="00C80FF4" w:rsidRPr="001F2336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9060AE" w:rsidRPr="001F2336">
        <w:rPr>
          <w:rFonts w:ascii="Times New Roman" w:eastAsia="Times New Roman" w:hAnsi="Times New Roman" w:cs="Times New Roman"/>
          <w:sz w:val="28"/>
          <w:szCs w:val="28"/>
        </w:rPr>
        <w:t>провели кластерний аналіз датасету прибутків та витрат на їжу філіппінських сімей</w:t>
      </w:r>
      <w:r w:rsidR="00C80FF4" w:rsidRPr="001F2336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60AE" w:rsidRPr="001F2336">
        <w:rPr>
          <w:rFonts w:ascii="Times New Roman" w:eastAsia="Times New Roman" w:hAnsi="Times New Roman" w:cs="Times New Roman"/>
          <w:sz w:val="28"/>
          <w:szCs w:val="28"/>
        </w:rPr>
        <w:t xml:space="preserve"> Кластеризація проводилась окремо трьома різними алгоритмами. </w:t>
      </w:r>
    </w:p>
    <w:p w14:paraId="3C021276" w14:textId="2461E6E9" w:rsidR="00C651D0" w:rsidRPr="001F2336" w:rsidRDefault="009060AE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 w:rsidRPr="001F2336">
        <w:rPr>
          <w:rFonts w:ascii="Times New Roman" w:eastAsia="Times New Roman" w:hAnsi="Times New Roman" w:cs="Times New Roman"/>
          <w:sz w:val="28"/>
          <w:szCs w:val="28"/>
        </w:rPr>
        <w:t xml:space="preserve">В алгоритмі k-means ми використали метод ліктя </w:t>
      </w:r>
      <w:r w:rsidR="00BB3BD8" w:rsidRPr="001F2336">
        <w:rPr>
          <w:rFonts w:ascii="Times New Roman" w:eastAsia="Times New Roman" w:hAnsi="Times New Roman" w:cs="Times New Roman"/>
          <w:sz w:val="28"/>
          <w:szCs w:val="28"/>
        </w:rPr>
        <w:t xml:space="preserve">для визначення оптимальної кількості кластерів, так як цей алгоритм дуже чутливий до вхідних параметрів. 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>В результаті роботи алгоритму, провізуалізувавши схематично, ми отримали сегментну кластеризацію, за своєю основою яка більше залежить від прибутку сімейства, ніж до його витрат.</w:t>
      </w:r>
    </w:p>
    <w:p w14:paraId="29448D33" w14:textId="550C6A9A" w:rsidR="00BB3BD8" w:rsidRDefault="00BB3BD8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 w:rsidRPr="001F2336">
        <w:rPr>
          <w:rFonts w:ascii="Times New Roman" w:eastAsia="Times New Roman" w:hAnsi="Times New Roman" w:cs="Times New Roman"/>
          <w:sz w:val="28"/>
          <w:szCs w:val="28"/>
        </w:rPr>
        <w:t>В ієрархічному алгоритмі ми використали дендрограму для визначення оптимальної кількості кластерів, та отримали такий же результат як і у попередньому алгоритмі.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 xml:space="preserve"> В результаті роботи </w:t>
      </w:r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 xml:space="preserve">алгоритму, 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>ми отримали</w:t>
      </w:r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 xml:space="preserve"> таку ж кластеризацію, за своєю основою, як і в алгоритмі k-means, але схематично, вони все-ж відрізняються.</w:t>
      </w:r>
    </w:p>
    <w:p w14:paraId="586283DD" w14:textId="67B80035" w:rsidR="001F2336" w:rsidRPr="001F2336" w:rsidRDefault="001F2336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алгоритмі нечітких с-середніх ми використали окрему бібліотеку «</w:t>
      </w:r>
      <w:r w:rsidR="00714360" w:rsidRPr="00714360">
        <w:rPr>
          <w:rFonts w:ascii="Times New Roman" w:eastAsia="Times New Roman" w:hAnsi="Times New Roman" w:cs="Times New Roman"/>
          <w:sz w:val="28"/>
          <w:szCs w:val="28"/>
        </w:rPr>
        <w:t>fcmeans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імплементації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та виконання самого алгоритму. Провізуаліз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у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>вали його схематично. Так як цей метод належить до м’якої кластеризації, доволі тяжко зробити логічний висновок щодо його роботи до алгоритмів твердої кластеризації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, але в цілому цей алгоритм може використовуватися для ширшого кола задач.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03DFE6" w14:textId="105B505E" w:rsidR="00C80FF4" w:rsidRPr="009E7D41" w:rsidRDefault="009060AE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Також було</w:t>
      </w:r>
      <w:r w:rsidR="00D10FFF">
        <w:rPr>
          <w:rFonts w:ascii="Times New Roman" w:eastAsia="Times New Roman" w:hAnsi="Times New Roman" w:cs="Times New Roman"/>
          <w:sz w:val="28"/>
          <w:szCs w:val="28"/>
        </w:rPr>
        <w:t xml:space="preserve"> виконан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 xml:space="preserve">о кластеризацію з більш ніж двома показниками за алгоритмом </w:t>
      </w:r>
      <w:r w:rsidR="00714360">
        <w:rPr>
          <w:rFonts w:ascii="Times New Roman" w:eastAsia="Times New Roman" w:hAnsi="Times New Roman" w:cs="Times New Roman"/>
          <w:sz w:val="28"/>
          <w:szCs w:val="28"/>
          <w:lang w:val="en-US"/>
        </w:rPr>
        <w:t>K-means</w:t>
      </w:r>
      <w:r w:rsidR="00C80F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 Застосовані практично методи </w:t>
      </w:r>
      <w:r w:rsidR="009E7D4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PCA 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E7D41">
        <w:rPr>
          <w:rFonts w:ascii="Times New Roman" w:eastAsia="Times New Roman" w:hAnsi="Times New Roman" w:cs="Times New Roman"/>
          <w:sz w:val="28"/>
          <w:szCs w:val="28"/>
          <w:lang w:val="en-US"/>
        </w:rPr>
        <w:t>t-SNE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.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 Описана практична відмінність цих методів.</w:t>
      </w:r>
    </w:p>
    <w:p w14:paraId="0F270897" w14:textId="18298865" w:rsidR="00C80FF4" w:rsidRPr="00FC009A" w:rsidRDefault="00714360" w:rsidP="00FC009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кінці були винесені висновки щодо якості побудованих моделей, описана практична відмінність алгоритмів.</w:t>
      </w:r>
    </w:p>
    <w:p w14:paraId="67814C97" w14:textId="77777777" w:rsidR="00F70976" w:rsidRDefault="00A03822" w:rsidP="0002645B">
      <w:pPr>
        <w:pStyle w:val="7"/>
      </w:pPr>
      <w:bookmarkStart w:id="16" w:name="списоквик"/>
      <w:r>
        <w:lastRenderedPageBreak/>
        <w:t>СПИСОК ВИКОРИСТАНИХ ДЖЕРЕЛ</w:t>
      </w:r>
    </w:p>
    <w:bookmarkEnd w:id="16"/>
    <w:p w14:paraId="6664357D" w14:textId="67C266C8" w:rsidR="00F70976" w:rsidRDefault="00A038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Основні концепції </w:t>
      </w:r>
      <w:r w:rsidR="00744291">
        <w:rPr>
          <w:rFonts w:ascii="Times New Roman" w:eastAsia="Times New Roman" w:hAnsi="Times New Roman" w:cs="Times New Roman"/>
          <w:color w:val="000000"/>
          <w:sz w:val="28"/>
          <w:szCs w:val="28"/>
        </w:rPr>
        <w:t>кластеризації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D64E72F" w14:textId="77777777" w:rsidR="00F70976" w:rsidRDefault="00A0382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4B18EF31" w14:textId="0D1805FF" w:rsidR="00F70976" w:rsidRDefault="00527E16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68" w:history="1">
        <w:r w:rsidR="000767BD" w:rsidRPr="0088287B">
          <w:rPr>
            <w:rStyle w:val="aa"/>
            <w:rFonts w:ascii="Times New Roman" w:hAnsi="Times New Roman" w:cs="Times New Roman"/>
            <w:sz w:val="28"/>
            <w:szCs w:val="28"/>
          </w:rPr>
          <w:t>https://towardsdatascience.com/the-5-clustering-algorithms-data-scientists-need-to-know-a36d136ef68</w:t>
        </w:r>
      </w:hyperlink>
    </w:p>
    <w:p w14:paraId="413707C1" w14:textId="77777777" w:rsidR="000767BD" w:rsidRDefault="000767BD" w:rsidP="000767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 концепції кластеризації:</w:t>
      </w:r>
    </w:p>
    <w:p w14:paraId="773142B6" w14:textId="77777777" w:rsidR="000767BD" w:rsidRDefault="000767BD" w:rsidP="000767B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108CE062" w14:textId="40FB86D2" w:rsidR="000767BD" w:rsidRDefault="00527E16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69" w:history="1">
        <w:r w:rsidR="008E5FC1" w:rsidRPr="0088287B">
          <w:rPr>
            <w:rStyle w:val="aa"/>
            <w:rFonts w:ascii="Times New Roman" w:hAnsi="Times New Roman" w:cs="Times New Roman"/>
            <w:sz w:val="28"/>
            <w:szCs w:val="28"/>
          </w:rPr>
          <w:t>https://habr.com/ru/post/67078/</w:t>
        </w:r>
      </w:hyperlink>
    </w:p>
    <w:p w14:paraId="71DD69AE" w14:textId="3F016C00" w:rsidR="008E5FC1" w:rsidRDefault="008E5FC1" w:rsidP="008E5F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Порівняння К-середніх та С-середніх:</w:t>
      </w:r>
    </w:p>
    <w:p w14:paraId="562C34F7" w14:textId="77777777" w:rsidR="008E5FC1" w:rsidRDefault="008E5FC1" w:rsidP="008E5FC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AC7F30D" w14:textId="625ACC5E" w:rsidR="008E5FC1" w:rsidRDefault="00527E16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70" w:history="1">
        <w:r w:rsidR="009517F2" w:rsidRPr="003B1352">
          <w:rPr>
            <w:rStyle w:val="aa"/>
            <w:rFonts w:ascii="Times New Roman" w:hAnsi="Times New Roman" w:cs="Times New Roman"/>
            <w:sz w:val="28"/>
            <w:szCs w:val="28"/>
          </w:rPr>
          <w:t>https://towardsdatascience.com/fuzzy-c-means-clustering-is-it-better-than-k-means-clustering-448a0aba1ee7</w:t>
        </w:r>
      </w:hyperlink>
    </w:p>
    <w:p w14:paraId="02F16CAA" w14:textId="2D972220" w:rsidR="009517F2" w:rsidRDefault="009517F2" w:rsidP="009517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Порівняння К-середніх та </w:t>
      </w:r>
      <w:r w:rsidR="008D6716">
        <w:rPr>
          <w:rFonts w:ascii="Times New Roman" w:eastAsia="Times New Roman" w:hAnsi="Times New Roman" w:cs="Times New Roman"/>
          <w:color w:val="000000"/>
          <w:sz w:val="28"/>
          <w:szCs w:val="28"/>
        </w:rPr>
        <w:t>Ієрархічного алгоритму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2E267F7" w14:textId="422A4372" w:rsidR="009517F2" w:rsidRDefault="009517F2" w:rsidP="009517F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6A6A54A3" w14:textId="5FC2257A" w:rsidR="009517F2" w:rsidRDefault="00527E16" w:rsidP="009517F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hyperlink r:id="rId71" w:history="1">
        <w:r w:rsidR="008D6716" w:rsidRPr="003B1352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https://www.globaltechcouncil.org/clustering/k-means-clustering-vs-hierarchical-clustering/</w:t>
        </w:r>
      </w:hyperlink>
    </w:p>
    <w:p w14:paraId="737C19B1" w14:textId="66FDB436" w:rsidR="008D6716" w:rsidRDefault="008D6716" w:rsidP="008D67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Документація бібліотеки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scikitfuzzy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AF29249" w14:textId="46E2E571" w:rsidR="008D6716" w:rsidRDefault="008D6716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098901B0" w14:textId="12C22147" w:rsidR="008D6716" w:rsidRDefault="00527E16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2" w:history="1">
        <w:r w:rsidR="0002645B" w:rsidRPr="002F3C2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https://pythonhosted.org/scikit-fuzzy/auto_examples/plot_cmeans.html</w:t>
        </w:r>
      </w:hyperlink>
    </w:p>
    <w:p w14:paraId="6A007FFE" w14:textId="665A5075" w:rsidR="0002645B" w:rsidRDefault="0002645B" w:rsidP="000264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Приклади роботи алгоритму К-середніх:</w:t>
      </w:r>
    </w:p>
    <w:p w14:paraId="4B75C5BC" w14:textId="6A04A30F" w:rsidR="0002645B" w:rsidRDefault="0002645B" w:rsidP="0002645B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037D5FE3" w14:textId="4FD91934" w:rsidR="0002645B" w:rsidRDefault="00527E16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3" w:history="1">
        <w:r w:rsidR="00FF696E" w:rsidRPr="00D24EC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https://www.superdatascience.com/blogs/self-organizing-maps-soms-extra-k-means-clustering-part-3</w:t>
        </w:r>
      </w:hyperlink>
    </w:p>
    <w:p w14:paraId="46ED45EB" w14:textId="3DC30337" w:rsidR="00A967E9" w:rsidRDefault="00A967E9" w:rsidP="00A967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Найпопулярніші алгоритми кластеризації:</w:t>
      </w:r>
    </w:p>
    <w:p w14:paraId="17A0157A" w14:textId="77777777" w:rsidR="00A967E9" w:rsidRDefault="00A967E9" w:rsidP="00A967E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67F27A9" w14:textId="2D0EFFF3" w:rsidR="00FF696E" w:rsidRDefault="00A967E9" w:rsidP="00A967E9">
      <w:pPr>
        <w:ind w:left="142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fldChar w:fldCharType="begin"/>
      </w:r>
      <w:ins w:id="17" w:author="Владислав" w:date="2022-06-12T00:39:00Z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instrText xml:space="preserve"> HYPERLINK "</w:instrText>
        </w:r>
      </w:ins>
      <w:r w:rsidRPr="00A967E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https://insights.daffodilsw.com/blog/top-5-clustering-algorithms-in-machine-learning</w:instrText>
      </w:r>
      <w:ins w:id="18" w:author="Владислав" w:date="2022-06-12T00:39:00Z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instrText xml:space="preserve">" </w:instrText>
        </w:r>
      </w:ins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8174D3">
        <w:rPr>
          <w:rStyle w:val="aa"/>
          <w:rFonts w:ascii="Times New Roman" w:eastAsia="Times New Roman" w:hAnsi="Times New Roman" w:cs="Times New Roman"/>
          <w:sz w:val="28"/>
          <w:szCs w:val="28"/>
        </w:rPr>
        <w:t>https://insights.daffodilsw.com/blog/top-5-clustering-algorithms-in-machine-learning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</w:p>
    <w:p w14:paraId="20653B6E" w14:textId="3C470EB6" w:rsidR="006A48A9" w:rsidRDefault="00160B86" w:rsidP="006A48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T-SNE</w:t>
      </w:r>
      <w:r w:rsidR="006A48A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37DD390" w14:textId="0737743A" w:rsidR="006A48A9" w:rsidRDefault="006A48A9" w:rsidP="006A48A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4EE833F7" w14:textId="6BEB6641" w:rsidR="006A48A9" w:rsidRDefault="00527E16" w:rsidP="00160B86">
      <w:pPr>
        <w:ind w:left="142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4" w:history="1">
        <w:r w:rsidR="00160B86" w:rsidRPr="00145E4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https://towardsdatascience.com/why-you-are-using-t-sne-wrong-502412aab0c0</w:t>
        </w:r>
      </w:hyperlink>
      <w:r w:rsidR="00160B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BD1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F44E015" w14:textId="3197CCD4" w:rsidR="00191C64" w:rsidRDefault="00FC009A" w:rsidP="00191C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PCA</w:t>
      </w:r>
    </w:p>
    <w:p w14:paraId="26BBF93D" w14:textId="0C625686" w:rsidR="00191C64" w:rsidRDefault="00191C64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39DFF43" w14:textId="7DC29717" w:rsidR="00FC009A" w:rsidRDefault="00527E16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75" w:history="1">
        <w:r w:rsidR="00FC009A" w:rsidRPr="00145E4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https://www.kaggle.com/code/minc33/visualizing-high-dimensional-clusters/notebook</w:t>
        </w:r>
      </w:hyperlink>
      <w:r w:rsidR="00FC00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3DE38E97" w14:textId="6BE8E5B5" w:rsidR="008F7969" w:rsidRDefault="008F7969" w:rsidP="008F79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Fuzzy C-means</w:t>
      </w:r>
    </w:p>
    <w:p w14:paraId="2D2B4A90" w14:textId="456225EE" w:rsidR="008F7969" w:rsidRPr="008F7969" w:rsidRDefault="008F7969" w:rsidP="008F796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2CA5965" w14:textId="14CCFD49" w:rsidR="008F7969" w:rsidRPr="00FC009A" w:rsidRDefault="008F7969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F79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https://towardsdatascience.com/fuzzy-c-means-clustering-with-python-f4908c714081</w:t>
      </w:r>
    </w:p>
    <w:p w14:paraId="0805997C" w14:textId="4C0A537F" w:rsidR="002F1986" w:rsidRPr="00C53BBF" w:rsidRDefault="00C53BBF" w:rsidP="00C53B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0A955E" w14:textId="00EB8A99" w:rsidR="00F70976" w:rsidRDefault="0037008D" w:rsidP="0037008D">
      <w:pPr>
        <w:pStyle w:val="7"/>
        <w:rPr>
          <w:lang w:eastAsia="ru-RU"/>
        </w:rPr>
      </w:pPr>
      <w:bookmarkStart w:id="19" w:name="_Toc326966890"/>
      <w:bookmarkStart w:id="20" w:name="_Hlk41833565"/>
      <w:bookmarkStart w:id="21" w:name="додаток_А"/>
      <w:r w:rsidRPr="0037008D">
        <w:rPr>
          <w:lang w:eastAsia="ru-RU"/>
        </w:rPr>
        <w:lastRenderedPageBreak/>
        <w:t xml:space="preserve">ДОДАТОК </w:t>
      </w:r>
      <w:r w:rsidRPr="0037008D">
        <w:rPr>
          <w:lang w:val="ru-RU" w:eastAsia="ru-RU"/>
        </w:rPr>
        <w:t>А</w:t>
      </w:r>
      <w:r w:rsidRPr="0037008D">
        <w:rPr>
          <w:lang w:eastAsia="ru-RU"/>
        </w:rPr>
        <w:t xml:space="preserve"> </w:t>
      </w:r>
      <w:bookmarkEnd w:id="19"/>
      <w:r w:rsidRPr="0037008D">
        <w:rPr>
          <w:lang w:eastAsia="ru-RU"/>
        </w:rPr>
        <w:t>ТЕКСТИ ПРОГРАМНОГО КОДУ</w:t>
      </w:r>
      <w:bookmarkEnd w:id="20"/>
    </w:p>
    <w:bookmarkEnd w:id="21"/>
    <w:p w14:paraId="6730B0FF" w14:textId="51C0E2FA" w:rsidR="0037008D" w:rsidRDefault="0037008D" w:rsidP="0037008D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K-means_clustering.ipynb</w:t>
      </w:r>
    </w:p>
    <w:p w14:paraId="07A393E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import numpy as np</w:t>
      </w:r>
    </w:p>
    <w:p w14:paraId="296DC1F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import matplotlib.pyplot as plt</w:t>
      </w:r>
    </w:p>
    <w:p w14:paraId="6FD06928" w14:textId="0DACD72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import pandas as pd</w:t>
      </w:r>
    </w:p>
    <w:p w14:paraId="3AC7D79A" w14:textId="0A5C1242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 = pd.read_csv('Family_Income_and_Expenditure.csv')</w:t>
      </w:r>
    </w:p>
    <w:p w14:paraId="09352D12" w14:textId="63675BC3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data.head()</w:t>
      </w:r>
    </w:p>
    <w:p w14:paraId="0F383324" w14:textId="28663A0A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data.isnull().any()</w:t>
      </w:r>
    </w:p>
    <w:p w14:paraId="74CD604E" w14:textId="253B5F3C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data.describe()</w:t>
      </w:r>
    </w:p>
    <w:p w14:paraId="71C14A00" w14:textId="7AFAE90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data.count()</w:t>
      </w:r>
    </w:p>
    <w:p w14:paraId="06CADE8E" w14:textId="6489932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Household Income'].hist(bins=50)</w:t>
      </w:r>
    </w:p>
    <w:p w14:paraId="50CC049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data.drop(data[data['Total Household Income'] &gt;= 500000].index, inplace = True)</w:t>
      </w:r>
    </w:p>
    <w:p w14:paraId="3DD97A23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Household Income'].hist(bins=50)</w:t>
      </w:r>
    </w:p>
    <w:p w14:paraId="0CDE1B14" w14:textId="440F272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 = pd.read_csv('Family_Income_and_Expenditure.csv')</w:t>
      </w:r>
    </w:p>
    <w:p w14:paraId="145DFE6E" w14:textId="00E627F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sorted(data['Total Household Income'], reverse= True)</w:t>
      </w:r>
    </w:p>
    <w:p w14:paraId="18990F7F" w14:textId="2689645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Food Expenditure'].hist(bins=50)</w:t>
      </w:r>
    </w:p>
    <w:p w14:paraId="01AA566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data.drop(data[data['Total Food Expenditure'] &gt;= 250000].index, inplace = True)</w:t>
      </w:r>
    </w:p>
    <w:p w14:paraId="7EC0FEA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Food Expenditure'].hist(bins=50)</w:t>
      </w:r>
    </w:p>
    <w:p w14:paraId="7FDA1B76" w14:textId="297576A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 = pd.read_csv('Family_Income_and_Expenditure.csv')</w:t>
      </w:r>
    </w:p>
    <w:p w14:paraId="1A54DA34" w14:textId="5C3E2FDB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data['Meat Expenditure'].hist(bins=30)</w:t>
      </w:r>
    </w:p>
    <w:p w14:paraId="265A301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data.drop(data[data['Meat Expenditure'] &gt;= 50000].index, inplace = True)</w:t>
      </w:r>
    </w:p>
    <w:p w14:paraId="6CF3E56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data['Meat Expenditure'].hist(bins=50)</w:t>
      </w:r>
    </w:p>
    <w:p w14:paraId="58BEBC73" w14:textId="21B9BA0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 = pd.read_csv('Family_Income_and_Expenditure.csv')</w:t>
      </w:r>
    </w:p>
    <w:p w14:paraId="6D214819" w14:textId="67C2E0D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sorted(data['Household Head Age'], reverse= True)</w:t>
      </w:r>
    </w:p>
    <w:p w14:paraId="3A38782A" w14:textId="304E3B2D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 = data.loc[:, ['Total Household Income', 'Total Food Expenditure']].values</w:t>
      </w:r>
    </w:p>
    <w:p w14:paraId="08F7701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from sklearn.cluster import KMeans</w:t>
      </w:r>
    </w:p>
    <w:p w14:paraId="1794C81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wcss = []</w:t>
      </w:r>
    </w:p>
    <w:p w14:paraId="41CC5BF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7EFFAA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for i in range(1,11):</w:t>
      </w:r>
    </w:p>
    <w:p w14:paraId="2C6EB04E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kmeans = KMeans(n_clusters=i, init = 'k-means++').fit(x)</w:t>
      </w:r>
    </w:p>
    <w:p w14:paraId="2D6E748F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</w:p>
    <w:p w14:paraId="017A4BB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wcss.append(kmeans.inertia_)</w:t>
      </w:r>
    </w:p>
    <w:p w14:paraId="4440EE03" w14:textId="60844745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plt.plot(wcss, range(1,11))</w:t>
      </w:r>
    </w:p>
    <w:p w14:paraId="4DAF1B3A" w14:textId="3CC15CA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data.iloc[:,[0,2]].values</w:t>
      </w:r>
    </w:p>
    <w:p w14:paraId="610B37B8" w14:textId="4E2776C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 = data.iloc[:, [0, 2]].values</w:t>
      </w:r>
    </w:p>
    <w:p w14:paraId="6ED64FC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 = KMeans(n_clusters = 4, init = 'k-means++', random_state = 42)</w:t>
      </w:r>
    </w:p>
    <w:p w14:paraId="5B049EF6" w14:textId="70D92CA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 = kmeans.fit_predict(X)</w:t>
      </w:r>
    </w:p>
    <w:p w14:paraId="47FCD658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plt.scatter(X[y_kmeans == 0, 0], X[y_kmeans == 0, 1], s = 100, c = 'red', label = 'Cluster 1')</w:t>
      </w:r>
    </w:p>
    <w:p w14:paraId="49B7B93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plt.scatter(X[y_kmeans == 1, 0], X[y_kmeans == 1, 1], s = 100, c = 'blue', label = 'Cluster 2')</w:t>
      </w:r>
    </w:p>
    <w:p w14:paraId="28489B1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plt.scatter(X[y_kmeans == 2, 0], X[y_kmeans == 2, 1], s = 100, c = 'green', label = 'Cluster 3')</w:t>
      </w:r>
    </w:p>
    <w:p w14:paraId="047298B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plt.scatter(X[y_kmeans == 3, 0], X[y_kmeans == 3, 1], s = 100, c = 'cyan', label = 'Cluster 4')</w:t>
      </w:r>
    </w:p>
    <w:p w14:paraId="3B59C31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plt.scatter(kmeans.cluster_centers_[:, 0], kmeans.cluster_centers_[:, 1], s = 300, c = 'yellow', label = 'Centroids')</w:t>
      </w:r>
    </w:p>
    <w:p w14:paraId="7D9EAAB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plt.title('K-means clustering')</w:t>
      </w:r>
    </w:p>
    <w:p w14:paraId="4B08FCE3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plt.xlabel('Total Household Income')</w:t>
      </w:r>
    </w:p>
    <w:p w14:paraId="32DA5D6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plt.ylabel('Total Food Expenditure')</w:t>
      </w:r>
    </w:p>
    <w:p w14:paraId="7E3E9A4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plt.legend()</w:t>
      </w:r>
    </w:p>
    <w:p w14:paraId="5692151F" w14:textId="06825C54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plt.show()</w:t>
      </w:r>
    </w:p>
    <w:p w14:paraId="521CA6C8" w14:textId="5AECACD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X = data.iloc[:, [0, 2, 7]].values</w:t>
      </w:r>
    </w:p>
    <w:p w14:paraId="15B317F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 = []</w:t>
      </w:r>
    </w:p>
    <w:p w14:paraId="12AAC44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for i in range(1,11):</w:t>
      </w:r>
    </w:p>
    <w:p w14:paraId="3C38D36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k_means = KMeans(n_clusters=i,init='k-means++', random_state=42)</w:t>
      </w:r>
    </w:p>
    <w:p w14:paraId="6B13CB3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k_means.fit(X)</w:t>
      </w:r>
    </w:p>
    <w:p w14:paraId="71672BC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wcss.append(k_means.inertia_)</w:t>
      </w:r>
    </w:p>
    <w:p w14:paraId="1E068F3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#plot elbow curve</w:t>
      </w:r>
    </w:p>
    <w:p w14:paraId="7CB0ED7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plt.plot(np.arange(1,11),wcss)</w:t>
      </w:r>
    </w:p>
    <w:p w14:paraId="2A921EA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plt.xlabel('Clusters')</w:t>
      </w:r>
    </w:p>
    <w:p w14:paraId="42AEF0C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plt.ylabel('SSE')</w:t>
      </w:r>
    </w:p>
    <w:p w14:paraId="44B0CE6A" w14:textId="51BBAD4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plt.show()</w:t>
      </w:r>
    </w:p>
    <w:p w14:paraId="15E598E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 = KMeans(n_clusters = 4, init = 'k-means++',  random_state=42)</w:t>
      </w:r>
    </w:p>
    <w:p w14:paraId="24274D3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 = k_means_optimum.fit_predict(X)</w:t>
      </w:r>
    </w:p>
    <w:p w14:paraId="27F35E80" w14:textId="7DCBD7F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print(y)</w:t>
      </w:r>
    </w:p>
    <w:p w14:paraId="346B2B7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data['cluster'] = y  </w:t>
      </w:r>
    </w:p>
    <w:p w14:paraId="10293FC1" w14:textId="7FC8417B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 the above step adds extra column indicating the cluster number for each row</w:t>
      </w:r>
    </w:p>
    <w:p w14:paraId="34BA5C3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data1 = data[data.cluster==0]</w:t>
      </w:r>
    </w:p>
    <w:p w14:paraId="6C6F8AF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data2 = data[data.cluster==1]</w:t>
      </w:r>
    </w:p>
    <w:p w14:paraId="0E33AE7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data3 = data[data.cluster==2]</w:t>
      </w:r>
    </w:p>
    <w:p w14:paraId="40850E82" w14:textId="10784D3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data4 = data[data.cluster==3]</w:t>
      </w:r>
    </w:p>
    <w:p w14:paraId="602442D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 = plt.axes(projection='3d')</w:t>
      </w:r>
    </w:p>
    <w:p w14:paraId="6A25B73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xline = np.linspace(0, 15, 1000)</w:t>
      </w:r>
    </w:p>
    <w:p w14:paraId="43F32CF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yline = np.linspace(0, 15, 1000)</w:t>
      </w:r>
    </w:p>
    <w:p w14:paraId="631029F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zline = np.linspace(0, 15, 1000)</w:t>
      </w:r>
    </w:p>
    <w:p w14:paraId="7E25B6D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kplot.plot3D(xline, yline, zline, 'black')</w:t>
      </w:r>
    </w:p>
    <w:p w14:paraId="07E49AC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 Data for three-dimensional scattered points</w:t>
      </w:r>
    </w:p>
    <w:p w14:paraId="6813303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kplot.scatter3D(data1['Total Household Income'], data1['Total Food Expenditure'], data1['Meat Expenditure'], c='red', label = 'Cluster 1')</w:t>
      </w:r>
    </w:p>
    <w:p w14:paraId="432E93D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kplot.scatter3D(data2['Total Household Income'],data2['Total Food Expenditure'],data2['Meat Expenditure'],c ='green', label = 'Cluster 2')</w:t>
      </w:r>
    </w:p>
    <w:p w14:paraId="6CEA665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kplot.scatter3D(data3['Total Household Income'],data3['Total Food Expenditure'],data3['Meat Expenditure'],c ='blue', label = 'Cluster 3')</w:t>
      </w:r>
    </w:p>
    <w:p w14:paraId="7765CDA8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kplot.scatter3D(data4['Total Household Income'],data4['Total Food Expenditure'],data4['Meat Expenditure'],c ='yellow', label = 'Cluster 4')</w:t>
      </w:r>
    </w:p>
    <w:p w14:paraId="178F9826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plt.scatter(k_means_optimum.cluster_centers_[:,0], k_means_optimum.cluster_centers_[:,1], color = 'indigo', s = 200)</w:t>
      </w:r>
    </w:p>
    <w:p w14:paraId="7ACCB5D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plt.legend()</w:t>
      </w:r>
    </w:p>
    <w:p w14:paraId="1A697A6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plt.title("Kmeans")</w:t>
      </w:r>
    </w:p>
    <w:p w14:paraId="7235EC99" w14:textId="36BFE1D3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plt.show()</w:t>
      </w:r>
    </w:p>
    <w:p w14:paraId="7A4734E4" w14:textId="18C4F57C" w:rsidR="00FC009A" w:rsidRDefault="00FC009A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AEE77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#Basic imports</w:t>
      </w:r>
    </w:p>
    <w:p w14:paraId="196D9D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import numpy as np</w:t>
      </w:r>
    </w:p>
    <w:p w14:paraId="1D36036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import pandas as pd</w:t>
      </w:r>
    </w:p>
    <w:p w14:paraId="3C2D62E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3731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#sklearn imports</w:t>
      </w:r>
    </w:p>
    <w:p w14:paraId="446454D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sklearn.decomposition import PCA #Principal Component Analysis</w:t>
      </w:r>
    </w:p>
    <w:p w14:paraId="5818A3F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sklearn.manifold import TSNE #T-Distributed Stochastic Neighbor Embedding</w:t>
      </w:r>
    </w:p>
    <w:p w14:paraId="4457E47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sklearn.cluster import KMeans #K-Means Clustering</w:t>
      </w:r>
    </w:p>
    <w:p w14:paraId="7AE5AFD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sklearn.preprocessing import StandardScaler #used for 'Feature Scaling'</w:t>
      </w:r>
    </w:p>
    <w:p w14:paraId="5897541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082152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#plotly imports</w:t>
      </w:r>
    </w:p>
    <w:p w14:paraId="597168D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import plotly as py</w:t>
      </w:r>
    </w:p>
    <w:p w14:paraId="6ED0798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import plotly.graph_objs as go</w:t>
      </w:r>
    </w:p>
    <w:p w14:paraId="570A43D4" w14:textId="265960F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from plotly.offline import download_plotlyjs, init_notebook_mode, plot, iplot</w:t>
      </w:r>
    </w:p>
    <w:p w14:paraId="4DEADD38" w14:textId="46358B3B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2B20C4" w14:textId="42B4BC7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 = pd.DataFrame(data.iloc[:, [0, 2, 7, 8]].values)</w:t>
      </w:r>
    </w:p>
    <w:p w14:paraId="195CA1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#Initialize our model</w:t>
      </w:r>
    </w:p>
    <w:p w14:paraId="11AED9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 = KMeans(n_clusters=3)</w:t>
      </w:r>
    </w:p>
    <w:p w14:paraId="7BEAE6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#Fit our model</w:t>
      </w:r>
    </w:p>
    <w:p w14:paraId="7D9CD6A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kmeans.fit(X)</w:t>
      </w:r>
    </w:p>
    <w:p w14:paraId="04E33CC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#Find which cluster each data-point belongs to</w:t>
      </w:r>
    </w:p>
    <w:p w14:paraId="1CA05B9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clusters = kmeans.predict(X)</w:t>
      </w:r>
    </w:p>
    <w:p w14:paraId="4EE779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#Add the cluster vector to our DataFrame, X</w:t>
      </w:r>
    </w:p>
    <w:p w14:paraId="2AAEF42D" w14:textId="34324BDD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X["Cluster"] = clusters</w:t>
      </w:r>
    </w:p>
    <w:p w14:paraId="683AF5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#plotX is a DataFrame containing 5000 values sampled randomly from X</w:t>
      </w:r>
    </w:p>
    <w:p w14:paraId="38EB95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 = pd.DataFrame(np.array(X.sample(5000)))</w:t>
      </w:r>
    </w:p>
    <w:p w14:paraId="40E2285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335E2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#Rename plotX's columns since it was briefly converted to an np.array above</w:t>
      </w:r>
    </w:p>
    <w:p w14:paraId="089534BB" w14:textId="4EB1D73D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plotX.columns = X.columns</w:t>
      </w:r>
    </w:p>
    <w:p w14:paraId="55ADF4D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one principal component</w:t>
      </w:r>
    </w:p>
    <w:p w14:paraId="0D97CDA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pca_1d = PCA(n_components=1)</w:t>
      </w:r>
    </w:p>
    <w:p w14:paraId="13B953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D12B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two principal components</w:t>
      </w:r>
    </w:p>
    <w:p w14:paraId="3E875E4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pca_2d = PCA(n_components=2)</w:t>
      </w:r>
    </w:p>
    <w:p w14:paraId="6A37BB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29BFC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three principal components</w:t>
      </w:r>
    </w:p>
    <w:p w14:paraId="179B2597" w14:textId="40075A5A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pca_3d = PCA(n_components=3)</w:t>
      </w:r>
    </w:p>
    <w:p w14:paraId="501A8A8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DataFrame holds that single principal component mentioned above</w:t>
      </w:r>
    </w:p>
    <w:p w14:paraId="25411D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PCs_1d = pd.DataFrame(pca_1d.fit_transform(plotX.drop(["Cluster"], axis=1)))</w:t>
      </w:r>
    </w:p>
    <w:p w14:paraId="4E039A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B46CA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DataFrame contains the two principal components that will be used</w:t>
      </w:r>
    </w:p>
    <w:p w14:paraId="65C1C80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#for the 2-D visualization mentioned above</w:t>
      </w:r>
    </w:p>
    <w:p w14:paraId="5624CCF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PCs_2d = pd.DataFrame(pca_2d.fit_transform(plotX.drop(["Cluster"], axis=1)))</w:t>
      </w:r>
    </w:p>
    <w:p w14:paraId="5CD8716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68278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this DataFrame contains three principal components that will aid us</w:t>
      </w:r>
    </w:p>
    <w:p w14:paraId="0665B1A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 visualizing our clusters in 3-D</w:t>
      </w:r>
    </w:p>
    <w:p w14:paraId="75220CA7" w14:textId="63F203EA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PCs_3d = pd.DataFrame(pca_3d.fit_transform(plotX.drop(["Cluster"], axis=1)))</w:t>
      </w:r>
    </w:p>
    <w:p w14:paraId="4A8BC13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PCs_1d.columns = ["PC1_1d"]</w:t>
      </w:r>
    </w:p>
    <w:p w14:paraId="6E80A97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F2C49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#"PC1_2d" means: 'The first principal component of the components created for 2-D visualization, by PCA.'</w:t>
      </w:r>
    </w:p>
    <w:p w14:paraId="746D179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"PC2_2d" means: 'The second principal component of the components created for 2-D visualization, by PCA.'</w:t>
      </w:r>
    </w:p>
    <w:p w14:paraId="182EFF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PCs_2d.columns = ["PC1_2d", "PC2_2d"]</w:t>
      </w:r>
    </w:p>
    <w:p w14:paraId="5E0437B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DA10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PCs_3d.columns = ["PC1_3d", "PC2_3d", "PC3_3d"]</w:t>
      </w:r>
    </w:p>
    <w:p w14:paraId="62BF2C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B16ED3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 = pd.concat([plotX,PCs_1d,PCs_2d,PCs_3d], axis=1, join='inner')</w:t>
      </w:r>
    </w:p>
    <w:p w14:paraId="19973E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68D2091" w14:textId="55DF07A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plotX["dummy"] = 0</w:t>
      </w:r>
    </w:p>
    <w:p w14:paraId="552BD5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#Note that all of the DataFrames below are sub-DataFrames of 'plotX'.</w:t>
      </w:r>
    </w:p>
    <w:p w14:paraId="0DAD85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is because we intend to plot the values contained within each of these DataFrames.</w:t>
      </w:r>
    </w:p>
    <w:p w14:paraId="54F831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08B7D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cluster0 = plotX[plotX["Cluster"] == 0]</w:t>
      </w:r>
    </w:p>
    <w:p w14:paraId="12623AF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cluster1 = plotX[plotX["Cluster"] == 1]</w:t>
      </w:r>
    </w:p>
    <w:p w14:paraId="6834E502" w14:textId="0FC55E0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cluster2 = plotX[plotX["Cluster"] == 2]</w:t>
      </w:r>
    </w:p>
    <w:p w14:paraId="410AD78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is needed so we can display plotly plots properly</w:t>
      </w:r>
    </w:p>
    <w:p w14:paraId="21B62D4F" w14:textId="00093168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init_notebook_mode(connected=True)</w:t>
      </w:r>
    </w:p>
    <w:p w14:paraId="758EE5A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1-D plot</w:t>
      </w:r>
    </w:p>
    <w:p w14:paraId="060DC05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97AC2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DB548D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go.Scatter(</w:t>
      </w:r>
    </w:p>
    <w:p w14:paraId="3EB90C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cluster0["PC1_1d"],</w:t>
      </w:r>
    </w:p>
    <w:p w14:paraId="5C159F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cluster0["dummy"],</w:t>
      </w:r>
    </w:p>
    <w:p w14:paraId="449C5F1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3DF886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0244A0A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1DD4AD8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311824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1C0197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519EAAA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go.Scatter(</w:t>
      </w:r>
    </w:p>
    <w:p w14:paraId="4F04A14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cluster1["PC1_1d"],</w:t>
      </w:r>
    </w:p>
    <w:p w14:paraId="7FAC02D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cluster1["dummy"],</w:t>
      </w:r>
    </w:p>
    <w:p w14:paraId="04F71C4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170570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6A8271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3BEFA58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73AEB4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056B30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6920084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trace3 = go.Scatter(</w:t>
      </w:r>
    </w:p>
    <w:p w14:paraId="0CEBB1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cluster2["PC1_1d"],</w:t>
      </w:r>
    </w:p>
    <w:p w14:paraId="49162BF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cluster2["dummy"],</w:t>
      </w:r>
    </w:p>
    <w:p w14:paraId="72A16C2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35BF3B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04488F8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6EB6FD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7D37EB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56493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5E8C27F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1E711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One Dimension Using PCA"</w:t>
      </w:r>
    </w:p>
    <w:p w14:paraId="58A630C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AA9C0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5D44D47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'PC1',ticklen= 5,zeroline= False),</w:t>
      </w:r>
    </w:p>
    <w:p w14:paraId="349709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'',ticklen= 5,zeroline= False)</w:t>
      </w:r>
    </w:p>
    <w:p w14:paraId="21576FC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3266CB5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C93204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234AC1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BB916EE" w14:textId="6722479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29D6B1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2-D plot</w:t>
      </w:r>
    </w:p>
    <w:p w14:paraId="2C71135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8FFDE1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5AF7673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go.Scatter(</w:t>
      </w:r>
    </w:p>
    <w:p w14:paraId="603F09B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cluster0["PC1_2d"],</w:t>
      </w:r>
    </w:p>
    <w:p w14:paraId="6D6554F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cluster0["PC2_2d"],</w:t>
      </w:r>
    </w:p>
    <w:p w14:paraId="6378DE7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2EFA92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5DC3F5B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41B65A8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BBAC55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731FA4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735AE41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go.Scatter(</w:t>
      </w:r>
    </w:p>
    <w:p w14:paraId="00EDE5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cluster1["PC1_2d"],</w:t>
      </w:r>
    </w:p>
    <w:p w14:paraId="417B1C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cluster1["PC2_2d"],</w:t>
      </w:r>
    </w:p>
    <w:p w14:paraId="2AEFA6A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6D9B6C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2946B7A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1900721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12494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373E1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7F8CE2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go.Scatter(</w:t>
      </w:r>
    </w:p>
    <w:p w14:paraId="5ACD8BE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cluster2["PC1_2d"],</w:t>
      </w:r>
    </w:p>
    <w:p w14:paraId="1A7CCF3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cluster2["PC2_2d"],</w:t>
      </w:r>
    </w:p>
    <w:p w14:paraId="4125866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57A31E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7E6325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45259E4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F34E00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A826FA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3901A1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EADAF2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Two Dimensions Using PCA"</w:t>
      </w:r>
    </w:p>
    <w:p w14:paraId="382646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F67132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20570BE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'PC1',ticklen= 5,zeroline= False),</w:t>
      </w:r>
    </w:p>
    <w:p w14:paraId="466F4D2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'PC2',ticklen= 5,zeroline= False)</w:t>
      </w:r>
    </w:p>
    <w:p w14:paraId="36EF43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140A0F7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100B80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739FBB6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227BD3" w14:textId="0A20DBD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71B4595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3-D plot</w:t>
      </w:r>
    </w:p>
    <w:p w14:paraId="2ED3D3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74AC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0A12CEF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go.Scatter3d(</w:t>
      </w:r>
    </w:p>
    <w:p w14:paraId="0E9B5F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cluster0["PC1_3d"],</w:t>
      </w:r>
    </w:p>
    <w:p w14:paraId="79AF90C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cluster0["PC2_3d"],</w:t>
      </w:r>
    </w:p>
    <w:p w14:paraId="5F5209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cluster0["PC3_3d"],</w:t>
      </w:r>
    </w:p>
    <w:p w14:paraId="69421F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8AF1DF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611DE63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5316E4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3042B53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A2E25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277356A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go.Scatter3d(</w:t>
      </w:r>
    </w:p>
    <w:p w14:paraId="0ED07AB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cluster1["PC1_3d"],</w:t>
      </w:r>
    </w:p>
    <w:p w14:paraId="6F01B3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cluster1["PC2_3d"],</w:t>
      </w:r>
    </w:p>
    <w:p w14:paraId="2F57AA5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cluster1["PC3_3d"],</w:t>
      </w:r>
    </w:p>
    <w:p w14:paraId="512F0DB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152F241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C87652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0141A11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DCD506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92A54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0CDCB2D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go.Scatter3d(</w:t>
      </w:r>
    </w:p>
    <w:p w14:paraId="09C5FE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cluster2["PC1_3d"],</w:t>
      </w:r>
    </w:p>
    <w:p w14:paraId="0BD1D0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cluster2["PC2_3d"],</w:t>
      </w:r>
    </w:p>
    <w:p w14:paraId="0B4A922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cluster2["PC3_3d"],</w:t>
      </w:r>
    </w:p>
    <w:p w14:paraId="46D50C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7651392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50A526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18080CF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7E6278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386A6E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7FBCDAD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B24EA9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Three Dimensions Using PCA"</w:t>
      </w:r>
    </w:p>
    <w:p w14:paraId="22484D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C05C9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50ACCC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'PC1',ticklen= 5,zeroline= False),</w:t>
      </w:r>
    </w:p>
    <w:p w14:paraId="10217A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'PC2',ticklen= 5,zeroline= False)</w:t>
      </w:r>
    </w:p>
    <w:p w14:paraId="6F56AB5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6AF7E54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24738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68717A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9E867F" w14:textId="5781F386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iplot(fig)</w:t>
      </w:r>
    </w:p>
    <w:p w14:paraId="676CC0F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#plotX will hold the values we wish to plot</w:t>
      </w:r>
    </w:p>
    <w:p w14:paraId="523331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 = pd.DataFrame(np.array(X.sample(5000)))</w:t>
      </w:r>
    </w:p>
    <w:p w14:paraId="2F6844E1" w14:textId="52A4138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plotX.columns = X.columns</w:t>
      </w:r>
    </w:p>
    <w:p w14:paraId="132774A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#Set our perplexity</w:t>
      </w:r>
    </w:p>
    <w:p w14:paraId="7B8D7C47" w14:textId="3EEE6B9C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perplexity = 50</w:t>
      </w:r>
    </w:p>
    <w:p w14:paraId="12203CA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one dimension</w:t>
      </w:r>
    </w:p>
    <w:p w14:paraId="79C343D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tsne_1d = TSNE(n_components=1, perplexity=perplexity)</w:t>
      </w:r>
    </w:p>
    <w:p w14:paraId="530E1D9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F911FC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two dimensions</w:t>
      </w:r>
    </w:p>
    <w:p w14:paraId="5D7C5EB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tsne_2d = TSNE(n_components=2, perplexity=perplexity)</w:t>
      </w:r>
    </w:p>
    <w:p w14:paraId="074B963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9CF554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three dimensions</w:t>
      </w:r>
    </w:p>
    <w:p w14:paraId="5BA3116B" w14:textId="78150F79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tsne_3d = TSNE(n_components=3, perplexity=perplexity)</w:t>
      </w:r>
    </w:p>
    <w:p w14:paraId="5D8AC48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DataFrame holds a single dimension,built by T-SNE</w:t>
      </w:r>
    </w:p>
    <w:p w14:paraId="2FA229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TCs_1d = pd.DataFrame(tsne_1d.fit_transform(plotX.drop(["Cluster"], axis=1)))</w:t>
      </w:r>
    </w:p>
    <w:p w14:paraId="7B1B8E1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B26E63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#This DataFrame contains two dimensions, built by T-SNE</w:t>
      </w:r>
    </w:p>
    <w:p w14:paraId="4E5BA2E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TCs_2d = pd.DataFrame(tsne_2d.fit_transform(plotX.drop(["Cluster"], axis=1)))</w:t>
      </w:r>
    </w:p>
    <w:p w14:paraId="2C86462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63EEB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this DataFrame contains three dimensions, built by T-SNE</w:t>
      </w:r>
    </w:p>
    <w:p w14:paraId="5AFF8EA4" w14:textId="5DF359D0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TCs_3d = pd.DataFrame(tsne_3d.fit_transform(plotX.drop(["Cluster"], axis=1)))</w:t>
      </w:r>
    </w:p>
    <w:p w14:paraId="005A243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TCs_1d.columns = ["TC1_1d"]</w:t>
      </w:r>
    </w:p>
    <w:p w14:paraId="1D2C621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BB0B5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PCs_1d.columns = ["PC1_1d"]</w:t>
      </w:r>
    </w:p>
    <w:p w14:paraId="04AE85F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656E0A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#"TC1_2d" means: 'The first component of the components created for 2-D visualization, by T-SNE.'</w:t>
      </w:r>
    </w:p>
    <w:p w14:paraId="3DF6154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"TC2_2d" means: 'The second component of the components created for 2-D visualization, by T-SNE.'</w:t>
      </w:r>
    </w:p>
    <w:p w14:paraId="249C1D9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TCs_2d.columns = ["TC1_2d","TC2_2d"]</w:t>
      </w:r>
    </w:p>
    <w:p w14:paraId="1428E66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BC961BE" w14:textId="6C1786C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TCs_3d.columns = ["TC1_3d","TC2_3d","TC3_3d"]</w:t>
      </w:r>
    </w:p>
    <w:p w14:paraId="5D9A63A6" w14:textId="6DE2913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 = pd.concat([plotX,TCs_1d,TCs_2d,TCs_3d], axis=1, join='inner')</w:t>
      </w:r>
    </w:p>
    <w:p w14:paraId="27EB1699" w14:textId="333B5B48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plotX["dummy"] = 0</w:t>
      </w:r>
    </w:p>
    <w:p w14:paraId="34D595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cluster0 = plotX[plotX["Cluster"] == 0]</w:t>
      </w:r>
    </w:p>
    <w:p w14:paraId="00D0D69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cluster1 = plotX[plotX["Cluster"] == 1]</w:t>
      </w:r>
    </w:p>
    <w:p w14:paraId="0729A523" w14:textId="1ED06E3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cluster2 = plotX[plotX["Cluster"] == 2]</w:t>
      </w:r>
    </w:p>
    <w:p w14:paraId="1B8256A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1-D plot</w:t>
      </w:r>
    </w:p>
    <w:p w14:paraId="7244004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5CB0D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9C7C39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go.Scatter(</w:t>
      </w:r>
    </w:p>
    <w:p w14:paraId="0FA736F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cluster0["TC1_1d"],</w:t>
      </w:r>
    </w:p>
    <w:p w14:paraId="1CF3B98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cluster0["dummy"],</w:t>
      </w:r>
    </w:p>
    <w:p w14:paraId="4D2070A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708F0B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3AC048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7DA201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B1A6B3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907D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75273F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go.Scatter(</w:t>
      </w:r>
    </w:p>
    <w:p w14:paraId="7DC3456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cluster1["TC1_1d"],</w:t>
      </w:r>
    </w:p>
    <w:p w14:paraId="4749C9F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y = cluster1["dummy"],</w:t>
      </w:r>
    </w:p>
    <w:p w14:paraId="74D520C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F585B2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6BAD924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7CD08C1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679B75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203D1E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77996C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go.Scatter(</w:t>
      </w:r>
    </w:p>
    <w:p w14:paraId="53ED108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cluster2["TC1_1d"],</w:t>
      </w:r>
    </w:p>
    <w:p w14:paraId="48A020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cluster2["dummy"],</w:t>
      </w:r>
    </w:p>
    <w:p w14:paraId="41FB5D9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6342E1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17E2C43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718DB6B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64A74A5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0DAFC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6C0F53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2F78AD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One Dimension Using T-SNE (perplexity=" + str(perplexity) + ")"</w:t>
      </w:r>
    </w:p>
    <w:p w14:paraId="0D96523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DCE85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67CA1BB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'TC1',ticklen= 5,zeroline= False),</w:t>
      </w:r>
    </w:p>
    <w:p w14:paraId="4F95E1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'',ticklen= 5,zeroline= False)</w:t>
      </w:r>
    </w:p>
    <w:p w14:paraId="43EEF65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416D5A3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B2BF9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010703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D206AB3" w14:textId="291211E9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40DFFB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2-D plot</w:t>
      </w:r>
    </w:p>
    <w:p w14:paraId="6BBF11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C0571E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17EEB66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go.Scatter(</w:t>
      </w:r>
    </w:p>
    <w:p w14:paraId="3BD87C5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cluster0["TC1_2d"],</w:t>
      </w:r>
    </w:p>
    <w:p w14:paraId="7B25DC4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cluster0["TC2_2d"],</w:t>
      </w:r>
    </w:p>
    <w:p w14:paraId="768194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643CD90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0D5E501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7633297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23CAB3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250D23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619DDF2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go.Scatter(</w:t>
      </w:r>
    </w:p>
    <w:p w14:paraId="00878E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cluster1["TC1_2d"],</w:t>
      </w:r>
    </w:p>
    <w:p w14:paraId="6B7667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cluster1["TC2_2d"],</w:t>
      </w:r>
    </w:p>
    <w:p w14:paraId="387A57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88C2D1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4AA86D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5D04153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0AEA56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0CA37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4AE792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go.Scatter(</w:t>
      </w:r>
    </w:p>
    <w:p w14:paraId="30DBCEA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cluster2["TC1_2d"],</w:t>
      </w:r>
    </w:p>
    <w:p w14:paraId="7B9397C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cluster2["TC2_2d"],</w:t>
      </w:r>
    </w:p>
    <w:p w14:paraId="6832DF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02C53BC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6392E90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1601AF8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59B852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4A33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2CB64E0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8DC615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Two Dimensions Using T-SNE (perplexity=" + str(perplexity) + ")"</w:t>
      </w:r>
    </w:p>
    <w:p w14:paraId="698E6D8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80C3B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28636D7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'TC1',ticklen= 5,zeroline= False),</w:t>
      </w:r>
    </w:p>
    <w:p w14:paraId="096BC9A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'TC2',ticklen= 5,zeroline= False)</w:t>
      </w:r>
    </w:p>
    <w:p w14:paraId="0722AC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584499F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D3628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7A77F86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545D113" w14:textId="525B7D22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21F5DC6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3-D plot</w:t>
      </w:r>
    </w:p>
    <w:p w14:paraId="7015F8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5F765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EEEAE5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trace1 = go.Scatter3d(</w:t>
      </w:r>
    </w:p>
    <w:p w14:paraId="35A287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cluster0["TC1_3d"],</w:t>
      </w:r>
    </w:p>
    <w:p w14:paraId="372618A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cluster0["TC2_3d"],</w:t>
      </w:r>
    </w:p>
    <w:p w14:paraId="4B8CDC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cluster0["TC3_3d"],</w:t>
      </w:r>
    </w:p>
    <w:p w14:paraId="7603EED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0FEDEB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name = "Cluster 0",</w:t>
      </w:r>
    </w:p>
    <w:p w14:paraId="3561CF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255, 0.8)'),</w:t>
      </w:r>
    </w:p>
    <w:p w14:paraId="045EF6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A220E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79B7A5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42B233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trace2 = go.Scatter3d(</w:t>
      </w:r>
    </w:p>
    <w:p w14:paraId="497271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cluster1["TC1_3d"],</w:t>
      </w:r>
    </w:p>
    <w:p w14:paraId="4675BA8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cluster1["TC2_3d"],</w:t>
      </w:r>
    </w:p>
    <w:p w14:paraId="2D81069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cluster1["TC3_3d"],</w:t>
      </w:r>
    </w:p>
    <w:p w14:paraId="49E7726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F1CAA3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19B9EC4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'rgba(255, 128, 2, 0.8)'),</w:t>
      </w:r>
    </w:p>
    <w:p w14:paraId="0CAAF8E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161C635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1C69E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0F18C16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trace3 = go.Scatter3d(</w:t>
      </w:r>
    </w:p>
    <w:p w14:paraId="43C1570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cluster2["TC1_3d"],</w:t>
      </w:r>
    </w:p>
    <w:p w14:paraId="6B3384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cluster2["TC2_3d"],</w:t>
      </w:r>
    </w:p>
    <w:p w14:paraId="3260936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cluster2["TC3_3d"],</w:t>
      </w:r>
    </w:p>
    <w:p w14:paraId="3E03668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38124E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C71A6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dict(color = 'rgba(0, 255, 200, 0.8)'),</w:t>
      </w:r>
    </w:p>
    <w:p w14:paraId="1F04F55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1C45EF7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2016E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4BEC46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261547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title = "Visualizing Clusters in Three Dimensions Using T-SNE (perplexity=" + str(perplexity) + ")"</w:t>
      </w:r>
    </w:p>
    <w:p w14:paraId="2AF304D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80EA11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layout = dict(title = title,</w:t>
      </w:r>
    </w:p>
    <w:p w14:paraId="74471DD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xaxis= dict(title= 'TC1',ticklen= 5,zeroline= False),</w:t>
      </w:r>
    </w:p>
    <w:p w14:paraId="675182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yaxis= dict(title= 'TC2',ticklen= 5,zeroline= False)</w:t>
      </w:r>
    </w:p>
    <w:p w14:paraId="3D0FD7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23CE3E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A48557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fig = dict(data = data, layout = layout)</w:t>
      </w:r>
    </w:p>
    <w:p w14:paraId="0404449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DC6CCD" w14:textId="32C77CAB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iplot(fig)</w:t>
      </w:r>
    </w:p>
    <w:p w14:paraId="1C49734B" w14:textId="48D8CA6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D8C5AD" w14:textId="781CC9C8" w:rsidR="0037008D" w:rsidRPr="003F66F1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Інші документи та ноутбуки </w:t>
      </w:r>
      <w:r w:rsidR="003F66F1">
        <w:rPr>
          <w:rFonts w:ascii="Times New Roman" w:hAnsi="Times New Roman" w:cs="Times New Roman"/>
          <w:sz w:val="28"/>
          <w:szCs w:val="28"/>
          <w:lang w:eastAsia="ru-RU"/>
        </w:rPr>
        <w:t xml:space="preserve">перелічені в </w:t>
      </w:r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github. </w:t>
      </w:r>
      <w:r w:rsidR="003F66F1">
        <w:rPr>
          <w:rFonts w:ascii="Times New Roman" w:hAnsi="Times New Roman" w:cs="Times New Roman"/>
          <w:sz w:val="28"/>
          <w:szCs w:val="28"/>
          <w:lang w:eastAsia="ru-RU"/>
        </w:rPr>
        <w:t xml:space="preserve">Посилання: </w:t>
      </w:r>
      <w:hyperlink r:id="rId76" w:history="1">
        <w:r w:rsidR="003F66F1" w:rsidRPr="00FA7CC4">
          <w:rPr>
            <w:rStyle w:val="aa"/>
            <w:rFonts w:ascii="Times New Roman" w:hAnsi="Times New Roman" w:cs="Times New Roman"/>
            <w:sz w:val="28"/>
            <w:szCs w:val="28"/>
            <w:lang w:eastAsia="ru-RU"/>
          </w:rPr>
          <w:t>https://github.com/vladislavister2/Clustering_AD_CourseWork</w:t>
        </w:r>
      </w:hyperlink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sectPr w:rsidR="0037008D" w:rsidRPr="003F66F1">
      <w:footerReference w:type="default" r:id="rId77"/>
      <w:pgSz w:w="12240" w:h="15840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DDBBB" w14:textId="77777777" w:rsidR="00527E16" w:rsidRDefault="00527E16">
      <w:pPr>
        <w:spacing w:line="240" w:lineRule="auto"/>
      </w:pPr>
      <w:r>
        <w:separator/>
      </w:r>
    </w:p>
    <w:p w14:paraId="03D34AD0" w14:textId="77777777" w:rsidR="00527E16" w:rsidRDefault="00527E16"/>
  </w:endnote>
  <w:endnote w:type="continuationSeparator" w:id="0">
    <w:p w14:paraId="2F5228D1" w14:textId="77777777" w:rsidR="00527E16" w:rsidRDefault="00527E16">
      <w:pPr>
        <w:spacing w:line="240" w:lineRule="auto"/>
      </w:pPr>
      <w:r>
        <w:continuationSeparator/>
      </w:r>
    </w:p>
    <w:p w14:paraId="7DF4B423" w14:textId="77777777" w:rsidR="00527E16" w:rsidRDefault="00527E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EE9DD" w14:textId="77777777" w:rsidR="0015696D" w:rsidRDefault="0015696D" w:rsidP="001E5C39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61000" w14:textId="49D222FD" w:rsidR="00CA632D" w:rsidRDefault="00CA632D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16B31">
      <w:rPr>
        <w:noProof/>
        <w:color w:val="000000"/>
      </w:rPr>
      <w:t>6</w:t>
    </w:r>
    <w:r>
      <w:rPr>
        <w:color w:val="000000"/>
      </w:rPr>
      <w:fldChar w:fldCharType="end"/>
    </w:r>
  </w:p>
  <w:p w14:paraId="3C00C4F7" w14:textId="77777777" w:rsidR="00CA632D" w:rsidRDefault="00CA632D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line="240" w:lineRule="auto"/>
      <w:rPr>
        <w:color w:val="000000"/>
      </w:rPr>
    </w:pPr>
    <w:r>
      <w:rPr>
        <w:color w:val="000000"/>
      </w:rPr>
      <w:t>‘</w:t>
    </w:r>
  </w:p>
  <w:p w14:paraId="3028E52E" w14:textId="77777777" w:rsidR="00815556" w:rsidRDefault="00815556"/>
  <w:p w14:paraId="2B8DBD1F" w14:textId="77777777" w:rsidR="00B915DC" w:rsidRDefault="00B915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FDCE4" w14:textId="77777777" w:rsidR="00527E16" w:rsidRDefault="00527E16">
      <w:pPr>
        <w:spacing w:line="240" w:lineRule="auto"/>
      </w:pPr>
      <w:r>
        <w:separator/>
      </w:r>
    </w:p>
    <w:p w14:paraId="493A1861" w14:textId="77777777" w:rsidR="00527E16" w:rsidRDefault="00527E16"/>
  </w:footnote>
  <w:footnote w:type="continuationSeparator" w:id="0">
    <w:p w14:paraId="4F5CFC30" w14:textId="77777777" w:rsidR="00527E16" w:rsidRDefault="00527E16">
      <w:pPr>
        <w:spacing w:line="240" w:lineRule="auto"/>
      </w:pPr>
      <w:r>
        <w:continuationSeparator/>
      </w:r>
    </w:p>
    <w:p w14:paraId="3D439268" w14:textId="77777777" w:rsidR="00527E16" w:rsidRDefault="00527E1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3609"/>
    <w:multiLevelType w:val="hybridMultilevel"/>
    <w:tmpl w:val="4D52A1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C6AF8"/>
    <w:multiLevelType w:val="hybridMultilevel"/>
    <w:tmpl w:val="793669AC"/>
    <w:lvl w:ilvl="0" w:tplc="D00E348E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5263A"/>
    <w:multiLevelType w:val="multilevel"/>
    <w:tmpl w:val="8D08FAE6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352831"/>
    <w:multiLevelType w:val="multilevel"/>
    <w:tmpl w:val="178CD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F12D6"/>
    <w:multiLevelType w:val="multilevel"/>
    <w:tmpl w:val="178CD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5550"/>
    <w:multiLevelType w:val="hybridMultilevel"/>
    <w:tmpl w:val="5B6CA162"/>
    <w:lvl w:ilvl="0" w:tplc="CEC27C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E637A"/>
    <w:multiLevelType w:val="multilevel"/>
    <w:tmpl w:val="1FBAA876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59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27105459"/>
    <w:multiLevelType w:val="multilevel"/>
    <w:tmpl w:val="D52696F8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pStyle w:val="8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17B69A8"/>
    <w:multiLevelType w:val="multilevel"/>
    <w:tmpl w:val="3E384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845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9" w15:restartNumberingAfterBreak="0">
    <w:nsid w:val="5FE807AB"/>
    <w:multiLevelType w:val="multilevel"/>
    <w:tmpl w:val="A1DC0FF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EE1494"/>
    <w:multiLevelType w:val="hybridMultilevel"/>
    <w:tmpl w:val="A6D84E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63E8"/>
    <w:multiLevelType w:val="multilevel"/>
    <w:tmpl w:val="09B4BE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1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5"/>
  </w:num>
  <w:num w:numId="10">
    <w:abstractNumId w:val="1"/>
  </w:num>
  <w:num w:numId="11">
    <w:abstractNumId w:val="10"/>
  </w:num>
  <w:num w:numId="1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ладислав">
    <w15:presenceInfo w15:providerId="None" w15:userId="Владисла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976"/>
    <w:rsid w:val="00002AD5"/>
    <w:rsid w:val="0002645B"/>
    <w:rsid w:val="00043010"/>
    <w:rsid w:val="00056072"/>
    <w:rsid w:val="000767BD"/>
    <w:rsid w:val="000C5718"/>
    <w:rsid w:val="000D11E2"/>
    <w:rsid w:val="000E69B1"/>
    <w:rsid w:val="000F5B9C"/>
    <w:rsid w:val="000F77D2"/>
    <w:rsid w:val="00112016"/>
    <w:rsid w:val="001158B3"/>
    <w:rsid w:val="001209BA"/>
    <w:rsid w:val="001212B3"/>
    <w:rsid w:val="001272C1"/>
    <w:rsid w:val="0015696D"/>
    <w:rsid w:val="00160B86"/>
    <w:rsid w:val="00182C11"/>
    <w:rsid w:val="00191C64"/>
    <w:rsid w:val="0019433E"/>
    <w:rsid w:val="001A334B"/>
    <w:rsid w:val="001A4C83"/>
    <w:rsid w:val="001B0316"/>
    <w:rsid w:val="001B5314"/>
    <w:rsid w:val="001B5D72"/>
    <w:rsid w:val="001B6D73"/>
    <w:rsid w:val="001B7BEE"/>
    <w:rsid w:val="001B7D67"/>
    <w:rsid w:val="001D426D"/>
    <w:rsid w:val="001D6A19"/>
    <w:rsid w:val="001E79C0"/>
    <w:rsid w:val="001F2336"/>
    <w:rsid w:val="00222089"/>
    <w:rsid w:val="00226E6F"/>
    <w:rsid w:val="00244F5A"/>
    <w:rsid w:val="00246F75"/>
    <w:rsid w:val="0025621E"/>
    <w:rsid w:val="00267258"/>
    <w:rsid w:val="0027576E"/>
    <w:rsid w:val="0029646C"/>
    <w:rsid w:val="002A78AE"/>
    <w:rsid w:val="002C2E8F"/>
    <w:rsid w:val="002C3FEB"/>
    <w:rsid w:val="002E6E6F"/>
    <w:rsid w:val="002F0F08"/>
    <w:rsid w:val="002F1986"/>
    <w:rsid w:val="002F521F"/>
    <w:rsid w:val="003070E2"/>
    <w:rsid w:val="003232F1"/>
    <w:rsid w:val="00335DD7"/>
    <w:rsid w:val="0037008D"/>
    <w:rsid w:val="00397C8D"/>
    <w:rsid w:val="003A062C"/>
    <w:rsid w:val="003A44DB"/>
    <w:rsid w:val="003A5CF5"/>
    <w:rsid w:val="003A7C73"/>
    <w:rsid w:val="003B0862"/>
    <w:rsid w:val="003B3964"/>
    <w:rsid w:val="003D27F3"/>
    <w:rsid w:val="003D5719"/>
    <w:rsid w:val="003D63B2"/>
    <w:rsid w:val="003E0F71"/>
    <w:rsid w:val="003E6179"/>
    <w:rsid w:val="003F66F1"/>
    <w:rsid w:val="0040464E"/>
    <w:rsid w:val="004112CA"/>
    <w:rsid w:val="004141DB"/>
    <w:rsid w:val="004265A1"/>
    <w:rsid w:val="00427237"/>
    <w:rsid w:val="00461286"/>
    <w:rsid w:val="00461FD8"/>
    <w:rsid w:val="004A0CC3"/>
    <w:rsid w:val="004A5770"/>
    <w:rsid w:val="004A6010"/>
    <w:rsid w:val="004B08C5"/>
    <w:rsid w:val="004D1303"/>
    <w:rsid w:val="004D14A1"/>
    <w:rsid w:val="004D54A5"/>
    <w:rsid w:val="004F41DB"/>
    <w:rsid w:val="00511295"/>
    <w:rsid w:val="00524BDC"/>
    <w:rsid w:val="00527E16"/>
    <w:rsid w:val="00532BB0"/>
    <w:rsid w:val="00535BEF"/>
    <w:rsid w:val="00547EED"/>
    <w:rsid w:val="0055752B"/>
    <w:rsid w:val="00587D08"/>
    <w:rsid w:val="00590044"/>
    <w:rsid w:val="005C4F42"/>
    <w:rsid w:val="005E3C5B"/>
    <w:rsid w:val="005E68A7"/>
    <w:rsid w:val="005F46FF"/>
    <w:rsid w:val="00606991"/>
    <w:rsid w:val="00607B4A"/>
    <w:rsid w:val="00612908"/>
    <w:rsid w:val="00616B31"/>
    <w:rsid w:val="006524B2"/>
    <w:rsid w:val="00683846"/>
    <w:rsid w:val="006A48A9"/>
    <w:rsid w:val="006A66DE"/>
    <w:rsid w:val="006F139A"/>
    <w:rsid w:val="006F2FF3"/>
    <w:rsid w:val="00704C83"/>
    <w:rsid w:val="00707EED"/>
    <w:rsid w:val="00710C6F"/>
    <w:rsid w:val="00714360"/>
    <w:rsid w:val="00744291"/>
    <w:rsid w:val="007670AF"/>
    <w:rsid w:val="00770F75"/>
    <w:rsid w:val="00777F15"/>
    <w:rsid w:val="00785A23"/>
    <w:rsid w:val="00794180"/>
    <w:rsid w:val="007A0E9E"/>
    <w:rsid w:val="007B4CFB"/>
    <w:rsid w:val="007C4216"/>
    <w:rsid w:val="008036CA"/>
    <w:rsid w:val="00815556"/>
    <w:rsid w:val="008231D3"/>
    <w:rsid w:val="00831CA3"/>
    <w:rsid w:val="00837976"/>
    <w:rsid w:val="0084069B"/>
    <w:rsid w:val="00840953"/>
    <w:rsid w:val="008434CD"/>
    <w:rsid w:val="00847D73"/>
    <w:rsid w:val="0086211A"/>
    <w:rsid w:val="00862F9F"/>
    <w:rsid w:val="00881FCD"/>
    <w:rsid w:val="00885120"/>
    <w:rsid w:val="008926FC"/>
    <w:rsid w:val="008977FC"/>
    <w:rsid w:val="008D6716"/>
    <w:rsid w:val="008E3D37"/>
    <w:rsid w:val="008E5FC1"/>
    <w:rsid w:val="008E7768"/>
    <w:rsid w:val="008F7969"/>
    <w:rsid w:val="0090603A"/>
    <w:rsid w:val="009060AE"/>
    <w:rsid w:val="0091528D"/>
    <w:rsid w:val="00926EBF"/>
    <w:rsid w:val="00933EF6"/>
    <w:rsid w:val="009517F2"/>
    <w:rsid w:val="00962633"/>
    <w:rsid w:val="00966ED8"/>
    <w:rsid w:val="00967CDF"/>
    <w:rsid w:val="009B3003"/>
    <w:rsid w:val="009C6909"/>
    <w:rsid w:val="009E7D41"/>
    <w:rsid w:val="009F210C"/>
    <w:rsid w:val="009F5FFC"/>
    <w:rsid w:val="009F60BE"/>
    <w:rsid w:val="009F7E8C"/>
    <w:rsid w:val="00A0201D"/>
    <w:rsid w:val="00A03822"/>
    <w:rsid w:val="00A149C0"/>
    <w:rsid w:val="00A20C82"/>
    <w:rsid w:val="00A224CA"/>
    <w:rsid w:val="00A272F8"/>
    <w:rsid w:val="00A3223F"/>
    <w:rsid w:val="00A373CC"/>
    <w:rsid w:val="00A37E76"/>
    <w:rsid w:val="00A53657"/>
    <w:rsid w:val="00A564CE"/>
    <w:rsid w:val="00A62D6B"/>
    <w:rsid w:val="00A77E53"/>
    <w:rsid w:val="00A82117"/>
    <w:rsid w:val="00A854BB"/>
    <w:rsid w:val="00A908B9"/>
    <w:rsid w:val="00A9260C"/>
    <w:rsid w:val="00A967E9"/>
    <w:rsid w:val="00AA0630"/>
    <w:rsid w:val="00AA1097"/>
    <w:rsid w:val="00AB46DF"/>
    <w:rsid w:val="00AD4FCD"/>
    <w:rsid w:val="00AD6773"/>
    <w:rsid w:val="00AF1614"/>
    <w:rsid w:val="00AF4F32"/>
    <w:rsid w:val="00B06F8D"/>
    <w:rsid w:val="00B346B1"/>
    <w:rsid w:val="00B379D8"/>
    <w:rsid w:val="00B44834"/>
    <w:rsid w:val="00B50B3D"/>
    <w:rsid w:val="00B50CD2"/>
    <w:rsid w:val="00B55581"/>
    <w:rsid w:val="00B61786"/>
    <w:rsid w:val="00B676AE"/>
    <w:rsid w:val="00B71162"/>
    <w:rsid w:val="00B80556"/>
    <w:rsid w:val="00B81DD0"/>
    <w:rsid w:val="00B87CC4"/>
    <w:rsid w:val="00B915DC"/>
    <w:rsid w:val="00BB3BD8"/>
    <w:rsid w:val="00BC06A5"/>
    <w:rsid w:val="00BC31E5"/>
    <w:rsid w:val="00BC3CCE"/>
    <w:rsid w:val="00BD161D"/>
    <w:rsid w:val="00BD70AF"/>
    <w:rsid w:val="00BE0BCD"/>
    <w:rsid w:val="00BF0699"/>
    <w:rsid w:val="00BF5E38"/>
    <w:rsid w:val="00C136EA"/>
    <w:rsid w:val="00C13F43"/>
    <w:rsid w:val="00C2041E"/>
    <w:rsid w:val="00C33BEC"/>
    <w:rsid w:val="00C46AD7"/>
    <w:rsid w:val="00C53BBF"/>
    <w:rsid w:val="00C61DB9"/>
    <w:rsid w:val="00C651D0"/>
    <w:rsid w:val="00C7250A"/>
    <w:rsid w:val="00C80FF4"/>
    <w:rsid w:val="00C825D9"/>
    <w:rsid w:val="00C8445E"/>
    <w:rsid w:val="00C92C67"/>
    <w:rsid w:val="00C9305E"/>
    <w:rsid w:val="00CA43A0"/>
    <w:rsid w:val="00CA632D"/>
    <w:rsid w:val="00CA7554"/>
    <w:rsid w:val="00CD2C66"/>
    <w:rsid w:val="00CE4E1A"/>
    <w:rsid w:val="00CF14F1"/>
    <w:rsid w:val="00D10FFF"/>
    <w:rsid w:val="00D52FAE"/>
    <w:rsid w:val="00D72E90"/>
    <w:rsid w:val="00D73F06"/>
    <w:rsid w:val="00D85E19"/>
    <w:rsid w:val="00D86866"/>
    <w:rsid w:val="00D92591"/>
    <w:rsid w:val="00D965EE"/>
    <w:rsid w:val="00DA674C"/>
    <w:rsid w:val="00DB4B56"/>
    <w:rsid w:val="00DD673B"/>
    <w:rsid w:val="00DD70A5"/>
    <w:rsid w:val="00DE1CBC"/>
    <w:rsid w:val="00DF67B6"/>
    <w:rsid w:val="00E231E1"/>
    <w:rsid w:val="00E3013F"/>
    <w:rsid w:val="00E36403"/>
    <w:rsid w:val="00E42DFA"/>
    <w:rsid w:val="00E51300"/>
    <w:rsid w:val="00E70E9A"/>
    <w:rsid w:val="00E76B44"/>
    <w:rsid w:val="00E82DB8"/>
    <w:rsid w:val="00E905E1"/>
    <w:rsid w:val="00E951D6"/>
    <w:rsid w:val="00EB5E67"/>
    <w:rsid w:val="00EC03E2"/>
    <w:rsid w:val="00EC432D"/>
    <w:rsid w:val="00EE167F"/>
    <w:rsid w:val="00EF7278"/>
    <w:rsid w:val="00F07330"/>
    <w:rsid w:val="00F24955"/>
    <w:rsid w:val="00F25196"/>
    <w:rsid w:val="00F37295"/>
    <w:rsid w:val="00F42522"/>
    <w:rsid w:val="00F51FAB"/>
    <w:rsid w:val="00F70976"/>
    <w:rsid w:val="00F804BD"/>
    <w:rsid w:val="00F817E1"/>
    <w:rsid w:val="00F92665"/>
    <w:rsid w:val="00F95A48"/>
    <w:rsid w:val="00FC009A"/>
    <w:rsid w:val="00FC5963"/>
    <w:rsid w:val="00FD04E9"/>
    <w:rsid w:val="00FD1839"/>
    <w:rsid w:val="00FE2310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9320E"/>
  <w15:docId w15:val="{3670BF00-97A2-41ED-9E56-577F2AA15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FF4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1"/>
    <w:next w:val="a"/>
    <w:link w:val="70"/>
    <w:uiPriority w:val="9"/>
    <w:unhideWhenUsed/>
    <w:qFormat/>
    <w:rsid w:val="00CA7554"/>
    <w:pPr>
      <w:jc w:val="center"/>
      <w:outlineLvl w:val="6"/>
    </w:pPr>
    <w:rPr>
      <w:rFonts w:ascii="Times New Roman" w:hAnsi="Times New Roman" w:cs="Times New Roman"/>
      <w:sz w:val="32"/>
      <w:szCs w:val="32"/>
    </w:rPr>
  </w:style>
  <w:style w:type="paragraph" w:styleId="8">
    <w:name w:val="heading 8"/>
    <w:basedOn w:val="a0"/>
    <w:next w:val="a"/>
    <w:link w:val="80"/>
    <w:uiPriority w:val="9"/>
    <w:unhideWhenUsed/>
    <w:qFormat/>
    <w:rsid w:val="004D14A1"/>
    <w:pPr>
      <w:numPr>
        <w:ilvl w:val="1"/>
        <w:numId w:val="8"/>
      </w:numPr>
      <w:ind w:left="720"/>
      <w:outlineLvl w:val="7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Normal (Web)"/>
    <w:basedOn w:val="a"/>
    <w:uiPriority w:val="99"/>
    <w:unhideWhenUsed/>
    <w:rsid w:val="00584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a1"/>
    <w:rsid w:val="005842F5"/>
  </w:style>
  <w:style w:type="paragraph" w:styleId="a6">
    <w:name w:val="header"/>
    <w:basedOn w:val="a"/>
    <w:link w:val="a7"/>
    <w:uiPriority w:val="99"/>
    <w:unhideWhenUsed/>
    <w:rsid w:val="006B17EE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B17EE"/>
    <w:rPr>
      <w:lang w:val="uk-UA"/>
    </w:rPr>
  </w:style>
  <w:style w:type="paragraph" w:styleId="a8">
    <w:name w:val="footer"/>
    <w:basedOn w:val="a"/>
    <w:link w:val="a9"/>
    <w:uiPriority w:val="99"/>
    <w:unhideWhenUsed/>
    <w:rsid w:val="006B17EE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B17EE"/>
    <w:rPr>
      <w:lang w:val="uk-UA"/>
    </w:rPr>
  </w:style>
  <w:style w:type="paragraph" w:styleId="a0">
    <w:name w:val="List Paragraph"/>
    <w:basedOn w:val="a"/>
    <w:uiPriority w:val="34"/>
    <w:qFormat/>
    <w:rsid w:val="00D05805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AC4147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AC4147"/>
    <w:rPr>
      <w:color w:val="954F72" w:themeColor="followedHyperlink"/>
      <w:u w:val="single"/>
    </w:rPr>
  </w:style>
  <w:style w:type="paragraph" w:styleId="ac">
    <w:name w:val="No Spacing"/>
    <w:uiPriority w:val="1"/>
    <w:qFormat/>
    <w:rsid w:val="00E66C19"/>
    <w:pPr>
      <w:spacing w:line="240" w:lineRule="auto"/>
    </w:pPr>
  </w:style>
  <w:style w:type="table" w:styleId="-46">
    <w:name w:val="Grid Table 4 Accent 6"/>
    <w:basedOn w:val="a2"/>
    <w:uiPriority w:val="49"/>
    <w:rsid w:val="0015160D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CA6B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A6B4E"/>
    <w:rPr>
      <w:rFonts w:ascii="Courier New" w:eastAsia="Times New Roman" w:hAnsi="Courier New" w:cs="Courier New"/>
      <w:sz w:val="20"/>
      <w:szCs w:val="20"/>
    </w:rPr>
  </w:style>
  <w:style w:type="character" w:customStyle="1" w:styleId="reference-accessdate">
    <w:name w:val="reference-accessdate"/>
    <w:basedOn w:val="a1"/>
    <w:rsid w:val="000362B8"/>
  </w:style>
  <w:style w:type="table" w:styleId="-76">
    <w:name w:val="Grid Table 7 Colorful Accent 6"/>
    <w:basedOn w:val="a2"/>
    <w:uiPriority w:val="52"/>
    <w:rsid w:val="001859D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66">
    <w:name w:val="Grid Table 6 Colorful Accent 6"/>
    <w:basedOn w:val="a2"/>
    <w:uiPriority w:val="51"/>
    <w:rsid w:val="001859D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1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A8D08D"/>
        </w:tcBorders>
      </w:tcPr>
    </w:tblStylePr>
    <w:tblStylePr w:type="lastRow">
      <w:rPr>
        <w:b/>
      </w:rPr>
      <w:tblPr/>
      <w:tcPr>
        <w:tcBorders>
          <w:top w:val="single" w:sz="4" w:space="0" w:color="A8D08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7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8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9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a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b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c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d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e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f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character" w:styleId="aff0">
    <w:name w:val="Unresolved Mention"/>
    <w:basedOn w:val="a1"/>
    <w:uiPriority w:val="99"/>
    <w:semiHidden/>
    <w:unhideWhenUsed/>
    <w:rsid w:val="00710C6F"/>
    <w:rPr>
      <w:color w:val="605E5C"/>
      <w:shd w:val="clear" w:color="auto" w:fill="E1DFDD"/>
    </w:rPr>
  </w:style>
  <w:style w:type="character" w:styleId="aff1">
    <w:name w:val="Emphasis"/>
    <w:basedOn w:val="a1"/>
    <w:uiPriority w:val="20"/>
    <w:qFormat/>
    <w:rsid w:val="00397C8D"/>
    <w:rPr>
      <w:i/>
      <w:iCs/>
    </w:rPr>
  </w:style>
  <w:style w:type="table" w:customStyle="1" w:styleId="10">
    <w:name w:val="Сетка таблицы1"/>
    <w:basedOn w:val="a2"/>
    <w:next w:val="aff2"/>
    <w:uiPriority w:val="59"/>
    <w:rsid w:val="0015696D"/>
    <w:pPr>
      <w:spacing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Table Grid"/>
    <w:basedOn w:val="a2"/>
    <w:uiPriority w:val="39"/>
    <w:rsid w:val="0015696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1"/>
    <w:link w:val="7"/>
    <w:uiPriority w:val="9"/>
    <w:rsid w:val="00CA7554"/>
    <w:rPr>
      <w:rFonts w:ascii="Times New Roman" w:hAnsi="Times New Roman" w:cs="Times New Roman"/>
      <w:b/>
      <w:sz w:val="32"/>
      <w:szCs w:val="32"/>
    </w:rPr>
  </w:style>
  <w:style w:type="character" w:customStyle="1" w:styleId="80">
    <w:name w:val="Заголовок 8 Знак"/>
    <w:basedOn w:val="a1"/>
    <w:link w:val="8"/>
    <w:uiPriority w:val="9"/>
    <w:rsid w:val="004D14A1"/>
    <w:rPr>
      <w:rFonts w:ascii="Times New Roman" w:eastAsia="Times New Roman" w:hAnsi="Times New Roman" w:cs="Times New Roman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towardsdatascience.com/the-5-clustering-algorithms-data-scientists-need-to-know-a36d136ef68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www.globaltechcouncil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towardsdatascience.com/why-you-are-using-t-sne-wrong-502412aab0c0" TargetMode="External"/><Relationship Id="rId79" Type="http://schemas.microsoft.com/office/2011/relationships/people" Target="people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habr.com/ru/post/67078/" TargetMode="External"/><Relationship Id="rId77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hyperlink" Target="https://pythonhosted.org/scikit-fuzzy/auto_examples/plot_cmeans.html" TargetMode="Externa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towardsdatascience.com/fuzzy-c-means-clustering-is-it-better-than-k-means-clustering-448a0aba1ee7" TargetMode="External"/><Relationship Id="rId75" Type="http://schemas.openxmlformats.org/officeDocument/2006/relationships/hyperlink" Target="https://www.kaggle.com/code/minc33/visualizing-high-dimensional-clusters/noteboo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towardsdatascience.com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www.superdatascience.com/blogs/self-organizing-maps-soms-extra-k-means-clustering-part-3" TargetMode="External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github.com/vladislavister2/Clustering_AD_CourseWork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globaltechcouncil.org/clustering/k-means-clustering-vs-hierarchical-clustering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lrtnjhJnKddPVGrixFJcKohZMQ==">AMUW2mXxJ8TgkMv23Ubd/xkBO7W+DpIWj3ZyN997JsKaqk+06dGifvJN3mDumHDnqEjj38jMLQnRfVl4wcJofwrE8w8KVJBKJhuKyT6hOMaVsEKkf/Oq2ETloaZp2nsSIrGxhxCFQcRE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DA543A2-DFAE-4371-AADA-39952EF0C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72</Pages>
  <Words>8005</Words>
  <Characters>45631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lavor</dc:creator>
  <cp:lastModifiedBy>Владислав</cp:lastModifiedBy>
  <cp:revision>65</cp:revision>
  <dcterms:created xsi:type="dcterms:W3CDTF">2021-12-26T11:58:00Z</dcterms:created>
  <dcterms:modified xsi:type="dcterms:W3CDTF">2022-06-13T19:48:00Z</dcterms:modified>
</cp:coreProperties>
</file>